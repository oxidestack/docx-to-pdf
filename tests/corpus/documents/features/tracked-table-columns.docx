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body>
    <w:p>
      <w:r>
        <w:rPr>
          <w:b/>
          <w:bCs/>
        </w:rPr>
        <w:t xml:space="preserve">X</w:t>
      </w:r>
    </w:p>
    <w:tbl>
      <w:tblPr>
        <w:tblW w:w="8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500"/>
        <w:gridCol w:w="900"/>
        <w:gridCol w:w="900"/>
        <w:gridCol w:w="1500"/>
        <w:gridCol w:w="900"/>
        <w:gridCol w:w="900"/>
        <w:gridCol w:w="1500"/>
      </w:tblGrid>
      <w:tr>
        <w:tc>
          <w:tcPr>
            <w:tcW w:w="1500" w:type="dxa"/>
          </w:tcPr>
          <w:p>
            <w:r>
              <w:t xml:space="preserve">A</w:t>
            </w:r>
          </w:p>
        </w:tc>
        <w:tc>
          <w:tcPr>
            <w:tcW w:w="900" w:type="dxa"/>
            <w:cellIns w:id="1850" w:author="Reviewer One" w:date="2026-01-01T00:00:00Z"/>
          </w:tcPr>
          <w:p>
            <w:pPr>
              <w:rPr>
                <w:ins w:id="900" w:author="Reviewer One" w:date="2026-01-01T00:00:00Z"/>
              </w:rPr>
            </w:pPr>
          </w:p>
        </w:tc>
        <w:tc>
          <w:tcPr>
            <w:tcW w:w="900" w:type="dxa"/>
            <w:cellIns w:id="1850" w:author="Reviewer One" w:date="2026-01-01T00:00:00Z"/>
          </w:tcPr>
          <w:p>
            <w:pPr>
              <w:rPr>
                <w:ins w:id="900" w:author="Reviewer One" w:date="2026-01-01T00:00:00Z"/>
              </w:rPr>
            </w:pPr>
          </w:p>
        </w:tc>
        <w:tc>
          <w:tcPr>
            <w:tcW w:w="1500" w:type="dxa"/>
          </w:tcPr>
          <w:p>
            <w:r>
              <w:t xml:space="preserve">‍a</w:t>
            </w:r>
          </w:p>
        </w:tc>
        <w:tc>
          <w:tcPr>
            <w:tcW w:w="900" w:type="dxa"/>
            <w:cellDel w:id="1850" w:author="Reviewer Two" w:date="2026-01-01T00:00:00Z"/>
          </w:tcPr>
          <w:p>
            <w:pPr>
              <w:rPr>
                <w:del w:id="901" w:author="Reviewer Two" w:date="2026-01-01T00:00:00Z"/>
              </w:rPr>
            </w:pPr>
          </w:p>
        </w:tc>
        <w:tc>
          <w:tcPr>
            <w:tcW w:w="900" w:type="dxa"/>
            <w:cellDel w:id="1850" w:author="Reviewer Two" w:date="2026-01-01T00:00:00Z"/>
          </w:tcPr>
          <w:p>
            <w:pPr>
              <w:rPr>
                <w:del w:id="901" w:author="Reviewer Two" w:date="2026-01-01T00:00:00Z"/>
              </w:rPr>
            </w:pPr>
          </w:p>
        </w:tc>
        <w:tc>
          <w:tcPr>
            <w:tcW w:w="1500" w:type="dxa"/>
            <w:shd w:val="clear" w:color="auto" w:fill="FFF2CC"/>
          </w:tcPr>
          <w:p>
            <w:ins w:id="960" w:author="Reviewer One" w:date="2026-01-01T00:00:00Z">
              <w:r>
                <w:t xml:space="preserve">new</w:t>
              </w:r>
            </w:ins>
          </w:p>
        </w:tc>
      </w:tr>
      <w:tr>
        <w:tc>
          <w:tcPr>
            <w:tcW w:w="1500" w:type="dxa"/>
          </w:tcPr>
          <w:p>
            <w:r>
              <w:t xml:space="preserve">B</w:t>
            </w:r>
          </w:p>
        </w:tc>
        <w:tc>
          <w:tcPr>
            <w:tcW w:w="900" w:type="dxa"/>
            <w:cellIns w:id="1850" w:author="Reviewer One" w:date="2026-01-01T00:00:00Z"/>
          </w:tcPr>
          <w:p>
            <w:pPr>
              <w:rPr>
                <w:ins w:id="900" w:author="Reviewer One" w:date="2026-01-01T00:00:00Z"/>
              </w:rPr>
            </w:pPr>
          </w:p>
        </w:tc>
        <w:tc>
          <w:tcPr>
            <w:tcW w:w="900" w:type="dxa"/>
            <w:cellIns w:id="1850" w:author="Reviewer One" w:date="2026-01-01T00:00:00Z"/>
          </w:tcPr>
          <w:p>
            <w:pPr>
              <w:rPr>
                <w:ins w:id="900" w:author="Reviewer One" w:date="2026-01-01T00:00:00Z"/>
              </w:rPr>
            </w:pPr>
          </w:p>
        </w:tc>
        <w:tc>
          <w:tcPr>
            <w:tcW w:w="1500" w:type="dxa"/>
          </w:tcPr>
          <w:p>
            <w:r>
              <w:t xml:space="preserve">‍b</w:t>
            </w:r>
          </w:p>
        </w:tc>
        <w:tc>
          <w:tcPr>
            <w:tcW w:w="900" w:type="dxa"/>
            <w:cellDel w:id="1850" w:author="Reviewer Two" w:date="2026-01-01T00:00:00Z"/>
          </w:tcPr>
          <w:p>
            <w:pPr>
              <w:rPr>
                <w:del w:id="901" w:author="Reviewer Two" w:date="2026-01-01T00:00:00Z"/>
              </w:rPr>
            </w:pPr>
          </w:p>
        </w:tc>
        <w:tc>
          <w:tcPr>
            <w:tcW w:w="900" w:type="dxa"/>
            <w:cellDel w:id="1850" w:author="Reviewer Two" w:date="2026-01-01T00:00:00Z"/>
          </w:tcPr>
          <w:p>
            <w:pPr>
              <w:rPr>
                <w:del w:id="901" w:author="Reviewer Two" w:date="2026-01-01T00:00:00Z"/>
              </w:rPr>
            </w:pPr>
          </w:p>
        </w:tc>
        <w:tc>
          <w:tcPr>
            <w:tcW w:w="1500" w:type="dxa"/>
            <w:shd w:val="clear" w:color="auto" w:fill="FFF2CC"/>
          </w:tcPr>
          <w:p>
            <w:ins w:id="960" w:author="Reviewer One" w:date="2026-01-01T00:00:00Z">
              <w:r>
                <w:t xml:space="preserve">new</w:t>
              </w:r>
            </w:ins>
          </w:p>
        </w:tc>
      </w:tr>
      <w:tr>
        <w:tc>
          <w:tcPr>
            <w:tcW w:w="1500" w:type="dxa"/>
          </w:tcPr>
          <w:p>
            <w:r>
              <w:t xml:space="preserve">C</w:t>
            </w:r>
          </w:p>
        </w:tc>
        <w:tc>
          <w:tcPr>
            <w:tcW w:w="900" w:type="dxa"/>
            <w:cellIns w:id="1850" w:author="Reviewer One" w:date="2026-01-01T00:00:00Z"/>
          </w:tcPr>
          <w:p>
            <w:pPr>
              <w:rPr>
                <w:ins w:id="900" w:author="Reviewer One" w:date="2026-01-01T00:00:00Z"/>
              </w:rPr>
            </w:pPr>
          </w:p>
        </w:tc>
        <w:tc>
          <w:tcPr>
            <w:tcW w:w="900" w:type="dxa"/>
            <w:cellIns w:id="1850" w:author="Reviewer One" w:date="2026-01-01T00:00:00Z"/>
          </w:tcPr>
          <w:p>
            <w:pPr>
              <w:rPr>
                <w:ins w:id="900" w:author="Reviewer One" w:date="2026-01-01T00:00:00Z"/>
              </w:rPr>
            </w:pPr>
          </w:p>
        </w:tc>
        <w:tc>
          <w:tcPr>
            <w:tcW w:w="1500" w:type="dxa"/>
          </w:tcPr>
          <w:p>
            <w:r>
              <w:t xml:space="preserve">‍c</w:t>
            </w:r>
          </w:p>
        </w:tc>
        <w:tc>
          <w:tcPr>
            <w:tcW w:w="900" w:type="dxa"/>
            <w:cellDel w:id="1850" w:author="Reviewer Two" w:date="2026-01-01T00:00:00Z"/>
          </w:tcPr>
          <w:p>
            <w:pPr>
              <w:rPr>
                <w:del w:id="901" w:author="Reviewer Two" w:date="2026-01-01T00:00:00Z"/>
              </w:rPr>
            </w:pPr>
          </w:p>
        </w:tc>
        <w:tc>
          <w:tcPr>
            <w:tcW w:w="900" w:type="dxa"/>
            <w:cellDel w:id="1850" w:author="Reviewer Two" w:date="2026-01-01T00:00:00Z"/>
          </w:tcPr>
          <w:p>
            <w:pPr>
              <w:rPr>
                <w:del w:id="901" w:author="Reviewer Two" w:date="2026-01-01T00:00:00Z"/>
              </w:rPr>
            </w:pPr>
          </w:p>
        </w:tc>
        <w:tc>
          <w:tcPr>
            <w:tcW w:w="1500" w:type="dxa"/>
            <w:shd w:val="clear" w:color="auto" w:fill="FFF2CC"/>
          </w:tcPr>
          <w:p>
            <w:ins w:id="960" w:author="Reviewer One" w:date="2026-01-01T00:00:00Z">
              <w:r>
                <w:t xml:space="preserve">new</w:t>
              </w:r>
            </w:ins>
          </w:p>
        </w:tc>
      </w:tr>
      <w:tr>
        <w:tc>
          <w:tcPr>
            <w:tcW w:w="1500" w:type="dxa"/>
          </w:tcPr>
          <w:p>
            <w:r>
              <w:t xml:space="preserve">D</w:t>
            </w:r>
          </w:p>
        </w:tc>
        <w:tc>
          <w:tcPr>
            <w:tcW w:w="900" w:type="dxa"/>
            <w:cellIns w:id="1850" w:author="Reviewer One" w:date="2026-01-01T00:00:00Z"/>
          </w:tcPr>
          <w:p>
            <w:pPr>
              <w:rPr>
                <w:ins w:id="900" w:author="Reviewer One" w:date="2026-01-01T00:00:00Z"/>
              </w:rPr>
            </w:pPr>
          </w:p>
        </w:tc>
        <w:tc>
          <w:tcPr>
            <w:tcW w:w="900" w:type="dxa"/>
            <w:cellIns w:id="1850" w:author="Reviewer One" w:date="2026-01-01T00:00:00Z"/>
          </w:tcPr>
          <w:p>
            <w:pPr>
              <w:rPr>
                <w:ins w:id="900" w:author="Reviewer One" w:date="2026-01-01T00:00:00Z"/>
              </w:rPr>
            </w:pPr>
          </w:p>
        </w:tc>
        <w:tc>
          <w:tcPr>
            <w:tcW w:w="1500" w:type="dxa"/>
          </w:tcPr>
          <w:p>
            <w:r>
              <w:t xml:space="preserve">‍d</w:t>
            </w:r>
          </w:p>
        </w:tc>
        <w:tc>
          <w:tcPr>
            <w:tcW w:w="900" w:type="dxa"/>
            <w:cellDel w:id="1850" w:author="Reviewer Two" w:date="2026-01-01T00:00:00Z"/>
          </w:tcPr>
          <w:p>
            <w:pPr>
              <w:rPr>
                <w:del w:id="901" w:author="Reviewer Two" w:date="2026-01-01T00:00:00Z"/>
              </w:rPr>
            </w:pPr>
          </w:p>
        </w:tc>
        <w:tc>
          <w:tcPr>
            <w:tcW w:w="900" w:type="dxa"/>
            <w:cellDel w:id="1850" w:author="Reviewer Two" w:date="2026-01-01T00:00:00Z"/>
          </w:tcPr>
          <w:p>
            <w:pPr>
              <w:rPr>
                <w:del w:id="901" w:author="Reviewer Two" w:date="2026-01-01T00:00:00Z"/>
              </w:rPr>
            </w:pPr>
          </w:p>
        </w:tc>
        <w:tc>
          <w:tcPr>
            <w:tcW w:w="1500" w:type="dxa"/>
            <w:shd w:val="clear" w:color="auto" w:fill="FFF2CC"/>
          </w:tcPr>
          <w:p>
            <w:ins w:id="960" w:author="Reviewer One" w:date="2026-01-01T00:00:00Z">
              <w:r>
                <w:t xml:space="preserve">new</w:t>
              </w:r>
            </w:ins>
          </w:p>
        </w:tc>
      </w:tr>
    </w:tbl>
    <w:p>
      <w:pPr>
        <w:bidi/>
      </w:pPr>
      <w:r>
        <w:rPr>
          <w:rtl/>
        </w:rPr>
        <w:t xml:space="preserve">يمكن إعادة تشغيل الجهاز من القائمة في أي وقت.</w:t>
      </w:r>
    </w:p>
    <w:p>
      <w:r>
        <w:t xml:space="preserve">Status: </w:t>
      </w:r>
      <w:sdt>
        <w:sdtPr>
          <w:alias w:val="Status"/>
          <w:id w:val="100023"/>
          <w:dropDownList>
            <w:listItem w:displayText="Draft" w:value="Draft"/>
            <w:listItem w:displayText="Final" w:value="Final"/>
          </w:dropDownList>
        </w:sdtPr>
        <w:sdtContent>
          <w:r>
            <w:t xml:space="preserve">Draft</w:t>
          </w:r>
        </w:sdtContent>
      </w:sdt>
    </w:p>
    <w:p>
      <w:del w:id="970" w:author="Reviewer One" w:date="2026-01-01T00:00:00Z">
        <w:r>
          <w:delText xml:space="preserve">A deleted sentence. </w:delText>
        </w:r>
      </w:del>
      <w:ins w:id="971" w:author="Reviewer One" w:date="2026-01-01T00:00:00Z">
        <w:r>
          <w:t xml:space="preserve">An inserted sentence.</w:t>
        </w:r>
      </w:ins>
    </w:p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en-US" w:eastAsia="zh-CN" w:bidi="ar-SA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qFormat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color w:val="1F4E79"/>
      <w:sz w:val="32"/>
      <w:szCs w:val="32"/>
    </w:rPr>
  </w:style>
  <w:style w:type="paragraph" w:styleId="Heading2">
    <w:name w:val="heading 2"/>
    <w:basedOn w:val="Normal"/>
    <w:qFormat/>
    <w:pPr>
      <w:keepNext/>
      <w:spacing w:before="200" w:after="80"/>
      <w:outlineLvl w:val="1"/>
    </w:pPr>
    <w:rPr>
      <w:rFonts w:asciiTheme="majorHAnsi" w:hAnsiTheme="majorHAnsi"/>
      <w:b/>
      <w:color w:val="2E74B5"/>
      <w:sz w:val="26"/>
    </w:rPr>
  </w:style>
  <w:style w:type="paragraph" w:styleId="Heading3">
    <w:name w:val="heading 3"/>
    <w:basedOn w:val="Normal"/>
    <w:qFormat/>
    <w:pPr>
      <w:keepNext/>
      <w:spacing w:before="160" w:after="60"/>
      <w:outlineLvl w:val="2"/>
    </w:pPr>
    <w:rPr>
      <w:b/>
      <w:i/>
      <w:color w:val="404040"/>
      <w:sz w:val="24"/>
    </w:rPr>
  </w:style>
  <w:style w:type="paragraph" w:styleId="Title">
    <w:name w:val="Title"/>
    <w:basedOn w:val="Normal"/>
    <w:qFormat/>
    <w:pPr>
      <w:spacing w:after="240"/>
    </w:pPr>
    <w:rPr>
      <w:rFonts w:asciiTheme="majorHAnsi" w:hAnsiTheme="majorHAnsi"/>
      <w:sz w:val="52"/>
      <w:szCs w:val="52"/>
    </w:rPr>
  </w:style>
  <w:style w:type="paragraph" w:styleId="TOC1">
    <w:name w:val="toc 1"/>
    <w:basedOn w:val="Normal"/>
    <w:qFormat/>
    <w:pPr>
      <w:tabs>
        <w:tab w:val="right" w:leader="dot" w:pos="9350"/>
      </w:tabs>
      <w:spacing w:after="80"/>
    </w:pPr>
    <w:rPr>
      <w:b/>
    </w:rPr>
  </w:style>
  <w:style w:type="paragraph" w:styleId="TOC2">
    <w:name w:val="toc 2"/>
    <w:basedOn w:val="Normal"/>
    <w:qFormat/>
    <w:pPr>
      <w:tabs>
        <w:tab w:val="right" w:leader="dot" w:pos="9350"/>
      </w:tabs>
      <w:spacing w:after="60"/>
      <w:ind w:left="220"/>
    </w:pPr>
  </w:style>
  <w:style w:type="paragraph" w:styleId="TOC3">
    <w:name w:val="toc 3"/>
    <w:basedOn w:val="Normal"/>
    <w:qFormat/>
    <w:pPr>
      <w:tabs>
        <w:tab w:val="right" w:leader="dot" w:pos="9350"/>
      </w:tabs>
      <w:spacing w:after="60"/>
      <w:ind w:left="440"/>
    </w:pPr>
    <w:rPr>
      <w:i/>
    </w:rPr>
  </w:style>
  <w:style w:type="paragraph" w:styleId="TOCHeading">
    <w:name w:val="TOC Heading"/>
    <w:basedOn w:val="Heading1"/>
    <w:qFormat/>
    <w:pPr>
      <w:outlineLvl w:val="9"/>
    </w:pPr>
  </w:style>
  <w:style w:type="paragraph" w:styleId="Caption">
    <w:name w:val="caption"/>
    <w:basedOn w:val="Normal"/>
    <w:qFormat/>
    <w:pPr>
      <w:spacing w:after="200"/>
    </w:pPr>
    <w:rPr>
      <w:i/>
      <w:color w:val="44546A"/>
      <w:sz w:val="18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  <w:szCs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ommentText">
    <w:name w:val="annotation text"/>
    <w:basedOn w:val="Normal"/>
    <w:qFormat/>
    <w:pPr>
      <w:spacing w:line="240" w:lineRule="auto"/>
    </w:pPr>
    <w:rPr>
      <w:sz w:val="20"/>
    </w:rPr>
  </w:style>
  <w:style w:type="paragraph" w:styleId="Bibliography">
    <w:name w:val="Bibliography"/>
    <w:basedOn w:val="Normal"/>
    <w:qFormat/>
    <w:pPr>
      <w:ind w:left="720" w:hanging="720"/>
    </w:pPr>
  </w:style>
  <w:style w:type="character" w:styleId="FootnoteReference">
    <w:name w:val="footnote reference"/>
    <w:qFormat/>
    <w:rPr>
      <w:vertAlign w:val="superscript"/>
    </w:rPr>
  </w:style>
  <w:style w:type="character" w:styleId="EndnoteReference">
    <w:name w:val="endnote reference"/>
    <w:qFormat/>
    <w:rPr>
      <w:vertAlign w:val="superscript"/>
    </w:rPr>
  </w:style>
  <w:style w:type="character" w:styleId="CommentReference">
    <w:name w:val="annotation reference"/>
    <w:qFormat/>
    <w:rPr>
      <w:sz w:val="16"/>
    </w:rPr>
  </w:style>
  <w:style w:type="character" w:styleId="Hyperlink">
    <w:name w:val="Hyperlink"/>
    <w:qFormat/>
    <w:rPr>
      <w:color w:val="0563C1"/>
      <w:u w:val="single"/>
    </w:rPr>
  </w:style>
  <w:style w:type="character" w:styleId="PlaceholderText">
    <w:name w:val="Placeholder Text"/>
    <w:qFormat/>
    <w:rPr>
      <w:color w:val="808080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0" Type="http://schemas.openxmlformats.org/officeDocument/2006/relationships/styles" Target="styles.xml"/><Relationship Id="rId11" Type="http://schemas.openxmlformats.org/officeDocument/2006/relationships/settings" Target="settings.xml"/><Relationship Id="rId1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orpus">
  <a:themeElements>
    <a:clrScheme name="Corpu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us">
      <a:majorFont>
        <a:latin typeface="Cambria"/>
        <a:ea typeface=""/>
        <a:cs typeface=""/>
        <a:font script="Hans" typeface="SimSun"/>
        <a:font script="Jpan" typeface="MS Mincho"/>
        <a:font script="Hebr" typeface="Times New Roman"/>
        <a:font script="Arab" typeface="Times New Roman"/>
      </a:majorFont>
      <a:minorFont>
        <a:latin typeface="Calibri"/>
        <a:ea typeface=""/>
        <a:cs typeface=""/>
        <a:font script="Hans" typeface="SimSun"/>
        <a:font script="Jpan" typeface="MS Mincho"/>
        <a:font script="Hebr" typeface="Arial"/>
        <a:font script="Arab" typeface="Arial"/>
      </a:minorFont>
    </a:fontScheme>
    <a:fmtScheme name="Corpus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Application>docx-to-pdf corpus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Inserted and deleted empty table columns</dc:title>
  <dc:creator>docx-to-pdf contributors</dc:creator>
  <dcterms:created xsi:type="dcterms:W3CDTF">2026-01-01T00:00:00Z</dcterms:created>
  <dcterms:modified xsi:type="dcterms:W3CDTF">2026-01-01T00:00:00Z</dcterms:modified>
</cp:coreProperties>
</file>
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r>
        <w:rPr>
          <w:b/>
          <w:bCs/>
          <w:sz w:val="28"/>
          <w:szCs w:val="28"/>
        </w:rPr>
        <w:t xml:space="preserve">Something</w:t>
      </w:r>
    </w:p>
    <w:p>
      <w:r>
        <w:t xml:space="preserve">A mérés reggel kezdődik és késő délután ér véget.</w:t>
      </w:r>
    </w:p>
    <w:tbl>
      <w:tblPr>
        <w:tblW w:w="15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rHeight w:val="400"/>
        </w:trPr>
        <w:tc>
          <w:tcPr>
            <w:tcW w:w="1700" w:type="dxa"/>
          </w:tcPr>
          <w:p>
            <w:r>
              <w:rPr>
                <w:b/>
                <w:bCs/>
                <w:sz w:val="16"/>
                <w:szCs w:val="16"/>
              </w:rPr>
              <w:t xml:space="preserve">a hónap napjai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14.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17.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22.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23.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24.</w:t>
            </w:r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Anna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506" w:author="Reviewer One" w:date="2026-01-01T00:00:00Z"/>
          </w:tcPr>
          <w:p>
            <w:pPr>
              <w:jc w:val="center"/>
            </w:pPr>
            <w:ins w:id="507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514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20" w:author="Reviewer One" w:date="2026-01-01T00:00:00Z"/>
          </w:tcPr>
          <w:p>
            <w:pPr>
              <w:jc w:val="center"/>
            </w:pPr>
            <w:ins w:id="521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34" w:author="Reviewer One" w:date="2026-01-01T00:00:00Z"/>
          </w:tcPr>
          <w:p>
            <w:pPr>
              <w:jc w:val="center"/>
            </w:pPr>
            <w:ins w:id="535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536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Béla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554" w:author="Reviewer One" w:date="2026-01-01T00:00:00Z"/>
          </w:tcPr>
          <w:p>
            <w:pPr>
              <w:jc w:val="center"/>
            </w:pPr>
            <w:ins w:id="555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562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68" w:author="Reviewer One" w:date="2026-01-01T00:00:00Z"/>
          </w:tcPr>
          <w:p>
            <w:pPr>
              <w:jc w:val="center"/>
            </w:pPr>
            <w:ins w:id="569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82" w:author="Reviewer One" w:date="2026-01-01T00:00:00Z"/>
          </w:tcPr>
          <w:p>
            <w:pPr>
              <w:jc w:val="center"/>
            </w:pPr>
            <w:ins w:id="583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584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Csilla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598" w:author="Reviewer One" w:date="2026-01-01T00:00:00Z"/>
          </w:tcPr>
          <w:p>
            <w:pPr>
              <w:jc w:val="center"/>
            </w:pPr>
            <w:ins w:id="599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606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12" w:author="Reviewer One" w:date="2026-01-01T00:00:00Z"/>
          </w:tcPr>
          <w:p>
            <w:pPr>
              <w:jc w:val="center"/>
            </w:pPr>
            <w:ins w:id="61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26" w:author="Reviewer One" w:date="2026-01-01T00:00:00Z"/>
          </w:tcPr>
          <w:p>
            <w:pPr>
              <w:jc w:val="center"/>
            </w:pPr>
            <w:ins w:id="627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628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640" w:author="Reviewer One" w:date="2026-01-01T00:00:00Z"/>
          </w:tcPr>
          <w:p>
            <w:pPr>
              <w:jc w:val="center"/>
            </w:pPr>
            <w:ins w:id="641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Dénes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648" w:author="Reviewer One" w:date="2026-01-01T00:00:00Z"/>
          </w:tcPr>
          <w:p>
            <w:pPr>
              <w:jc w:val="center"/>
            </w:pPr>
            <w:ins w:id="649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656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62" w:author="Reviewer One" w:date="2026-01-01T00:00:00Z"/>
          </w:tcPr>
          <w:p>
            <w:pPr>
              <w:jc w:val="center"/>
            </w:pPr>
            <w:ins w:id="66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76" w:author="Reviewer One" w:date="2026-01-01T00:00:00Z"/>
          </w:tcPr>
          <w:p>
            <w:pPr>
              <w:jc w:val="center"/>
            </w:pPr>
            <w:ins w:id="677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678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690" w:author="Reviewer One" w:date="2026-01-01T00:00:00Z"/>
          </w:tcPr>
          <w:p>
            <w:pPr>
              <w:jc w:val="center"/>
            </w:pPr>
            <w:ins w:id="691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Erzsébet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698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704" w:author="Reviewer One" w:date="2026-01-01T00:00:00Z"/>
          </w:tcPr>
          <w:p>
            <w:pPr>
              <w:jc w:val="center"/>
            </w:pPr>
            <w:ins w:id="705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718" w:author="Reviewer One" w:date="2026-01-01T00:00:00Z"/>
          </w:tcPr>
          <w:p>
            <w:pPr>
              <w:jc w:val="center"/>
            </w:pPr>
            <w:ins w:id="719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720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732" w:author="Reviewer One" w:date="2026-01-01T00:00:00Z"/>
          </w:tcPr>
          <w:p>
            <w:pPr>
              <w:jc w:val="center"/>
            </w:pPr>
            <w:ins w:id="73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Ferenc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742" w:author="Reviewer One" w:date="2026-01-01T00:00:00Z"/>
          </w:tcPr>
          <w:p>
            <w:pPr>
              <w:jc w:val="center"/>
            </w:pPr>
            <w:ins w:id="74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750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756" w:author="Reviewer One" w:date="2026-01-01T00:00:00Z"/>
          </w:tcPr>
          <w:p>
            <w:pPr>
              <w:jc w:val="center"/>
            </w:pPr>
            <w:ins w:id="757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770" w:author="Reviewer One" w:date="2026-01-01T00:00:00Z"/>
          </w:tcPr>
          <w:p>
            <w:pPr>
              <w:jc w:val="center"/>
            </w:pPr>
            <w:ins w:id="771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772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784" w:author="Reviewer One" w:date="2026-01-01T00:00:00Z"/>
          </w:tcPr>
          <w:p>
            <w:pPr>
              <w:jc w:val="center"/>
            </w:pPr>
            <w:ins w:id="785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Gábor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792" w:author="Reviewer One" w:date="2026-01-01T00:00:00Z"/>
          </w:tcPr>
          <w:p>
            <w:pPr>
              <w:jc w:val="center"/>
            </w:pPr>
            <w:ins w:id="79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800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806" w:author="Reviewer One" w:date="2026-01-01T00:00:00Z"/>
          </w:tcPr>
          <w:p>
            <w:pPr>
              <w:jc w:val="center"/>
            </w:pPr>
            <w:ins w:id="807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820" w:author="Reviewer One" w:date="2026-01-01T00:00:00Z"/>
          </w:tcPr>
          <w:p>
            <w:pPr>
              <w:jc w:val="center"/>
            </w:pPr>
            <w:ins w:id="821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822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834" w:author="Reviewer One" w:date="2026-01-01T00:00:00Z"/>
          </w:tcPr>
          <w:p>
            <w:pPr>
              <w:jc w:val="center"/>
            </w:pPr>
            <w:ins w:id="835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</w:tr>
      <w:tr>
        <w:trPr>
          <w:trHeight w:val="400"/>
        </w:trPr>
        <w:tc>
          <w:tcPr>
            <w:tcW w:w="1700" w:type="dxa"/>
          </w:tcPr>
          <w:p>
            <w:r>
              <w:t xml:space="preserve">Hajnal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838" w:author="Reviewer One" w:date="2026-01-01T00:00:00Z"/>
          </w:tcPr>
          <w:p>
            <w:pPr>
              <w:jc w:val="center"/>
            </w:pPr>
            <w:ins w:id="839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846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852" w:author="Reviewer One" w:date="2026-01-01T00:00:00Z"/>
          </w:tcPr>
          <w:p>
            <w:pPr>
              <w:jc w:val="center"/>
            </w:pPr>
            <w:ins w:id="85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866" w:author="Reviewer One" w:date="2026-01-01T00:00:00Z"/>
          </w:tcPr>
          <w:p>
            <w:pPr>
              <w:jc w:val="center"/>
            </w:pPr>
            <w:ins w:id="867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868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880" w:author="Reviewer One" w:date="2026-01-01T00:00:00Z"/>
          </w:tcPr>
          <w:p>
            <w:pPr>
              <w:jc w:val="center"/>
            </w:pPr>
            <w:ins w:id="881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</w:tr>
    </w:tbl>
    <w:p>
      <w:ins w:id="884" w:author="Reviewer One" w:date="2026-01-01T00:00:00Z">
        <w:r>
          <w:t xml:space="preserve">Módosítva: Minden mintát kétszer mérünk meg, mielőtt a kemencébe kerül.</w:t>
        </w:r>
      </w:ins>
      <w:r>
        <w:t xml:space="preserve"> Az eredmények a mellékletben találhatók, dátum szerint rendezve.</w:t>
      </w:r>
    </w:p>
    <w:p>
      <w:pPr>
        <w:sectPr>
          <w:headerReference w:type="default" r:id="rId10"/>
          <w:footerReference w:type="default" r:id="rId11"/>
          <w:pgSz w:w="16838" w:h="11906" w:orient="landscape"/>
          <w:pgMar w:top="720" w:right="720" w:bottom="720" w:left="720" w:header="720" w:footer="720" w:gutter="0"/>
          <w:cols w:space="720"/>
          <w:titlePg/>
          <w:docGrid w:linePitch="360"/>
        </w:sectPr>
      </w:pPr>
    </w:p>
    <w:p>
      <w:r>
        <w:rPr>
          <w:b/>
          <w:bCs/>
          <w:sz w:val="28"/>
          <w:szCs w:val="28"/>
        </w:rPr>
        <w:t xml:space="preserve">Second month</w:t>
      </w:r>
    </w:p>
    <w:tbl>
      <w:tblPr>
        <w:tblW w:w="15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w="1700" w:type="dxa"/>
          </w:tcPr>
          <w:p>
            <w:r>
              <w:rPr>
                <w:b/>
                <w:bCs/>
                <w:sz w:val="16"/>
                <w:szCs w:val="16"/>
              </w:rPr>
              <w:t xml:space="preserve">a hónap napjai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14.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17.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22.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23.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24.</w:t>
            </w:r>
          </w:p>
        </w:tc>
      </w:tr>
      <w:tr>
        <w:tc>
          <w:tcPr>
            <w:tcW w:w="1700" w:type="dxa"/>
          </w:tcPr>
          <w:p>
            <w:r>
              <w:t xml:space="preserve">Anna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506" w:author="Reviewer One" w:date="2026-01-01T00:00:00Z"/>
          </w:tcPr>
          <w:p>
            <w:pPr>
              <w:jc w:val="center"/>
            </w:pPr>
            <w:ins w:id="507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514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20" w:author="Reviewer One" w:date="2026-01-01T00:00:00Z"/>
          </w:tcPr>
          <w:p>
            <w:pPr>
              <w:jc w:val="center"/>
            </w:pPr>
            <w:ins w:id="521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34" w:author="Reviewer One" w:date="2026-01-01T00:00:00Z"/>
          </w:tcPr>
          <w:p>
            <w:pPr>
              <w:jc w:val="center"/>
            </w:pPr>
            <w:ins w:id="535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536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</w:tr>
      <w:tr>
        <w:tc>
          <w:tcPr>
            <w:tcW w:w="1700" w:type="dxa"/>
          </w:tcPr>
          <w:p>
            <w:r>
              <w:t xml:space="preserve">Béla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554" w:author="Reviewer One" w:date="2026-01-01T00:00:00Z"/>
          </w:tcPr>
          <w:p>
            <w:pPr>
              <w:jc w:val="center"/>
            </w:pPr>
            <w:ins w:id="555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562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68" w:author="Reviewer One" w:date="2026-01-01T00:00:00Z"/>
          </w:tcPr>
          <w:p>
            <w:pPr>
              <w:jc w:val="center"/>
            </w:pPr>
            <w:ins w:id="569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582" w:author="Reviewer One" w:date="2026-01-01T00:00:00Z"/>
          </w:tcPr>
          <w:p>
            <w:pPr>
              <w:jc w:val="center"/>
            </w:pPr>
            <w:ins w:id="583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584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</w:tr>
      <w:tr>
        <w:tc>
          <w:tcPr>
            <w:tcW w:w="1700" w:type="dxa"/>
          </w:tcPr>
          <w:p>
            <w:r>
              <w:t xml:space="preserve">Csilla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598" w:author="Reviewer One" w:date="2026-01-01T00:00:00Z"/>
          </w:tcPr>
          <w:p>
            <w:pPr>
              <w:jc w:val="center"/>
            </w:pPr>
            <w:ins w:id="599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606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12" w:author="Reviewer One" w:date="2026-01-01T00:00:00Z"/>
          </w:tcPr>
          <w:p>
            <w:pPr>
              <w:jc w:val="center"/>
            </w:pPr>
            <w:ins w:id="61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26" w:author="Reviewer One" w:date="2026-01-01T00:00:00Z"/>
          </w:tcPr>
          <w:p>
            <w:pPr>
              <w:jc w:val="center"/>
            </w:pPr>
            <w:ins w:id="627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628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640" w:author="Reviewer One" w:date="2026-01-01T00:00:00Z"/>
          </w:tcPr>
          <w:p>
            <w:pPr>
              <w:jc w:val="center"/>
            </w:pPr>
            <w:ins w:id="641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</w:tr>
      <w:tr>
        <w:tc>
          <w:tcPr>
            <w:tcW w:w="1700" w:type="dxa"/>
          </w:tcPr>
          <w:p>
            <w:r>
              <w:t xml:space="preserve">Dénes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648" w:author="Reviewer One" w:date="2026-01-01T00:00:00Z"/>
          </w:tcPr>
          <w:p>
            <w:pPr>
              <w:jc w:val="center"/>
            </w:pPr>
            <w:ins w:id="649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Del w:id="656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62" w:author="Reviewer One" w:date="2026-01-01T00:00:00Z"/>
          </w:tcPr>
          <w:p>
            <w:pPr>
              <w:jc w:val="center"/>
            </w:pPr>
            <w:ins w:id="663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  <w:cellIns w:id="676" w:author="Reviewer One" w:date="2026-01-01T00:00:00Z"/>
          </w:tcPr>
          <w:p>
            <w:pPr>
              <w:jc w:val="center"/>
            </w:pPr>
            <w:ins w:id="677" w:author="Reviewer One" w:date="2026-01-01T00:00:00Z">
              <w:r>
                <w:rPr>
                  <w:sz w:val="16"/>
                  <w:szCs w:val="16"/>
                </w:rPr>
                <w:t xml:space="preserve">X</w:t>
              </w:r>
            </w:ins>
          </w:p>
        </w:tc>
        <w:tc>
          <w:tcPr>
            <w:tcW w:w="560" w:type="dxa"/>
            <w:cellDel w:id="678" w:author="Reviewer Two" w:date="2026-01-01T00:00:00Z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</w:r>
          </w:p>
        </w:tc>
        <w:tc>
          <w:tcPr>
            <w:tcW w:w="560" w:type="dxa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X</w:t>
            </w:r>
          </w:p>
        </w:tc>
        <w:tc>
          <w:tcPr>
            <w:tcW w:w="560" w:type="dxa"/>
            <w:cellIns w:id="690" w:author="Reviewer One" w:date="2026-01-01T00:00:00Z"/>
          </w:tcPr>
          <w:p>
            <w:pPr>
              <w:jc w:val="center"/>
            </w:pPr>
            <w:ins w:id="691" w:author="Reviewer One" w:date="2026-01-01T00:00:00Z">
              <w:r>
                <w:rPr>
                  <w:sz w:val="16"/>
                  <w:szCs w:val="16"/>
                </w:rPr>
                <w:t xml:space="preserve">+</w:t>
              </w:r>
            </w:ins>
          </w:p>
        </w:tc>
      </w:tr>
    </w:tbl>
    <w:sectPr>
      <w:headerReference w:type="default" r:id="rId10"/>
      <w:footerReference w:type="default" r:id="rId11"/>
      <w:type w:val="nextPage"/>
      <w:pgSz w:w="16838" w:h="11906" w:orient="landscape"/>
      <w:pgMar w:top="720" w:right="720" w:bottom="720" w:left="720" w:header="720" w:footer="720" w:gutter="0"/>
      <w:cols w:space="720"/>
      <w:titlePg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right"/>
    </w:pPr>
    <w:r>
      <w:t xml:space="preserve">Oldal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rPr>
        <w:b/>
        <w:bCs/>
      </w:rPr>
      <w:t xml:space="preserve">Beosztás</w:t>
    </w:r>
  </w:p>
</w:hd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styles" Target="styles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calendar with tracked cells</dc:title>
  <dc:creator>docx-to-pdf contributors</dc:creator>
  <dcterms:created xsi:type="dcterms:W3CDTF">2026-01-01T00:00:00Z</dcterms:created>
  <dcterms:modified xsi:type="dcterms:W3CDTF">2026-01-01T00:00:00Z</dcterms:modified>
</cp:coreProperties>
</file>
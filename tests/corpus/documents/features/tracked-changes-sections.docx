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Heading2"/>
      </w:pPr>
      <w:r>
        <w:t xml:space="preserve">Part 1</w:t>
      </w:r>
    </w:p>
    <w:p>
      <w:pPr>
        <w:numPr>
          <w:ilvl w:val="0"/>
          <w:numId w:val="1"/>
        </w:numPr>
      </w:pPr>
      <w:r>
        <w:t xml:space="preserve">Group </w:t>
      </w:r>
      <w:ins w:id="2" w:author="Reviewer One" w:date="2026-01-01T00:00:00Z">
        <w:r>
          <w:t xml:space="preserve">steady </w:t>
        </w:r>
      </w:ins>
      <w:r>
        <w:t xml:space="preserve">group </w:t>
      </w:r>
      <w:del w:id="4" w:author="Reviewer Two" w:date="2026-01-01T00:00:00Z">
        <w:r>
          <w:delText xml:space="preserve">notes </w:delText>
        </w:r>
      </w:del>
      <w:r>
        <w:t xml:space="preserve">values </w:t>
      </w:r>
      <w:r>
        <w:t xml:space="preserve">falls </w:t>
      </w:r>
      <w:ins w:id="7" w:author="Reviewer One" w:date="2026-01-01T00:00:00Z">
        <w:r>
          <w:t xml:space="preserve">the </w:t>
        </w:r>
      </w:ins>
      <w:r>
        <w:t xml:space="preserve">taken </w:t>
      </w:r>
      <w:del w:id="9" w:author="Reviewer Two" w:date="2026-01-01T00:00:00Z">
        <w:r>
          <w:delText xml:space="preserve">summary </w:delText>
        </w:r>
      </w:del>
      <w:r>
        <w:t xml:space="preserve">notes </w:t>
      </w:r>
      <w:r>
        <w:t xml:space="preserve">in </w:t>
      </w:r>
      <w:ins w:id="12" w:author="Reviewer One" w:date="2026-01-01T00:00:00Z">
        <w:r>
          <w:t xml:space="preserve">and. </w:t>
        </w:r>
      </w:ins>
    </w:p>
    <w:p>
      <w:pPr>
        <w:numPr>
          <w:ilvl w:val="1"/>
          <w:numId w:val="1"/>
        </w:numPr>
      </w:pPr>
      <w:ins w:id="13" w:author="Reviewer One" w:date="2026-01-01T00:00:00Z">
        <w:r>
          <w:t xml:space="preserve">Below </w:t>
        </w:r>
      </w:ins>
      <w:r>
        <w:t xml:space="preserve">group </w:t>
      </w:r>
      <w:del w:id="15" w:author="Reviewer Two" w:date="2026-01-01T00:00:00Z">
        <w:r>
          <w:delText xml:space="preserve">steady </w:delText>
        </w:r>
      </w:del>
      <w:r>
        <w:t xml:space="preserve">so </w:t>
      </w:r>
      <w:r>
        <w:t xml:space="preserve">the </w:t>
      </w:r>
      <w:ins w:id="18" w:author="Reviewer One" w:date="2026-01-01T00:00:00Z">
        <w:r>
          <w:t xml:space="preserve">reading </w:t>
        </w:r>
      </w:ins>
      <w:r>
        <w:t xml:space="preserve">values </w:t>
      </w:r>
      <w:del w:id="20" w:author="Reviewer Two" w:date="2026-01-01T00:00:00Z">
        <w:r>
          <w:delText xml:space="preserve">expected </w:delText>
        </w:r>
      </w:del>
      <w:r>
        <w:t xml:space="preserve">expected </w:t>
      </w:r>
      <w:r>
        <w:t xml:space="preserve">stays </w:t>
      </w:r>
      <w:ins w:id="23" w:author="Reviewer One" w:date="2026-01-01T00:00:00Z">
        <w:r>
          <w:t xml:space="preserve">shows </w:t>
        </w:r>
      </w:ins>
      <w:r>
        <w:t xml:space="preserve">each. </w:t>
      </w:r>
    </w:p>
    <w:p>
      <w:r>
        <w:t xml:space="preserve">Its </w:t>
      </w:r>
      <w:del w:id="26" w:author="Reviewer Two" w:date="2026-01-01T00:00:00Z">
        <w:r>
          <w:delText xml:space="preserve">the </w:delText>
        </w:r>
      </w:del>
      <w:r>
        <w:t xml:space="preserve">the </w:t>
      </w:r>
      <w:r>
        <w:t xml:space="preserve">samples </w:t>
      </w:r>
      <w:ins w:id="29" w:author="Reviewer One" w:date="2026-01-01T00:00:00Z">
        <w:r>
          <w:t xml:space="preserve">method </w:t>
        </w:r>
      </w:ins>
      <w:r>
        <w:t xml:space="preserve">falls </w:t>
      </w:r>
      <w:del w:id="31" w:author="Reviewer Two" w:date="2026-01-01T00:00:00Z">
        <w:r>
          <w:delText xml:space="preserve">and </w:delText>
        </w:r>
      </w:del>
      <w:r>
        <w:t xml:space="preserve">steady </w:t>
      </w:r>
      <w:r>
        <w:t xml:space="preserve">so </w:t>
      </w:r>
      <w:ins w:id="34" w:author="Reviewer One" w:date="2026-01-01T00:00:00Z">
        <w:r>
          <w:t xml:space="preserve">within </w:t>
        </w:r>
      </w:ins>
      <w:r>
        <w:t xml:space="preserve">with </w:t>
      </w:r>
      <w:del w:id="36" w:author="Reviewer Two" w:date="2026-01-01T00:00:00Z">
        <w:r>
          <w:delText xml:space="preserve">notes. </w:delText>
        </w:r>
      </w:del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 xml:space="preserve">Part 2</w:t>
      </w:r>
    </w:p>
    <w:p>
      <w:pPr>
        <w:numPr>
          <w:ilvl w:val="0"/>
          <w:numId w:val="1"/>
        </w:numPr>
      </w:pPr>
      <w:ins w:id="37" w:author="Reviewer One" w:date="2026-01-01T00:00:00Z">
        <w:r>
          <w:t xml:space="preserve">A </w:t>
        </w:r>
      </w:ins>
      <w:r>
        <w:t xml:space="preserve">under </w:t>
      </w:r>
      <w:del w:id="39" w:author="Reviewer Two" w:date="2026-01-01T00:00:00Z">
        <w:r>
          <w:delText xml:space="preserve">falls </w:delText>
        </w:r>
      </w:del>
      <w:r>
        <w:t xml:space="preserve">measured </w:t>
      </w:r>
      <w:r>
        <w:t xml:space="preserve">work </w:t>
      </w:r>
      <w:ins w:id="42" w:author="Reviewer One" w:date="2026-01-01T00:00:00Z">
        <w:r>
          <w:t xml:space="preserve">rise </w:t>
        </w:r>
      </w:ins>
      <w:r>
        <w:t xml:space="preserve">steady </w:t>
      </w:r>
      <w:del w:id="44" w:author="Reviewer Two" w:date="2026-01-01T00:00:00Z">
        <w:r>
          <w:delText xml:space="preserve">work </w:delText>
        </w:r>
      </w:del>
      <w:r>
        <w:t xml:space="preserve">shows </w:t>
      </w:r>
      <w:r>
        <w:t xml:space="preserve">under </w:t>
      </w:r>
      <w:ins w:id="47" w:author="Reviewer One" w:date="2026-01-01T00:00:00Z">
        <w:r>
          <w:t xml:space="preserve">below </w:t>
        </w:r>
      </w:ins>
      <w:r>
        <w:t xml:space="preserve">report. </w:t>
      </w:r>
    </w:p>
    <w:p>
      <w:pPr>
        <w:numPr>
          <w:ilvl w:val="1"/>
          <w:numId w:val="1"/>
        </w:numPr>
      </w:pPr>
      <w:r>
        <w:t xml:space="preserve">The </w:t>
      </w:r>
      <w:del w:id="50" w:author="Reviewer Two" w:date="2026-01-01T00:00:00Z">
        <w:r>
          <w:delText xml:space="preserve">and </w:delText>
        </w:r>
      </w:del>
      <w:r>
        <w:t xml:space="preserve">notes </w:t>
      </w:r>
      <w:r>
        <w:t xml:space="preserve">beside </w:t>
      </w:r>
      <w:ins w:id="53" w:author="Reviewer One" w:date="2026-01-01T00:00:00Z">
        <w:r>
          <w:t xml:space="preserve">measured </w:t>
        </w:r>
      </w:ins>
      <w:r>
        <w:t xml:space="preserve">on </w:t>
      </w:r>
      <w:del w:id="55" w:author="Reviewer Two" w:date="2026-01-01T00:00:00Z">
        <w:r>
          <w:delText xml:space="preserve">taken </w:delText>
        </w:r>
      </w:del>
      <w:r>
        <w:t xml:space="preserve">the </w:t>
      </w:r>
      <w:r>
        <w:t xml:space="preserve">where </w:t>
      </w:r>
      <w:ins w:id="58" w:author="Reviewer One" w:date="2026-01-01T00:00:00Z">
        <w:r>
          <w:t xml:space="preserve">each </w:t>
        </w:r>
      </w:ins>
      <w:r>
        <w:t xml:space="preserve">agrees </w:t>
      </w:r>
      <w:del w:id="60" w:author="Reviewer Two" w:date="2026-01-01T00:00:00Z">
        <w:r>
          <w:delText xml:space="preserve">its. </w:delText>
        </w:r>
      </w:del>
    </w:p>
    <w:p>
      <w:del w:id="61" w:author="Reviewer Two" w:date="2026-01-01T00:00:00Z">
        <w:r>
          <w:delText xml:space="preserve">Each </w:delText>
        </w:r>
      </w:del>
      <w:r>
        <w:t xml:space="preserve">and </w:t>
      </w:r>
      <w:r>
        <w:t xml:space="preserve">group </w:t>
      </w:r>
      <w:ins w:id="64" w:author="Reviewer One" w:date="2026-01-01T00:00:00Z">
        <w:r>
          <w:t xml:space="preserve">stays </w:t>
        </w:r>
      </w:ins>
      <w:r>
        <w:t xml:space="preserve">work </w:t>
      </w:r>
      <w:del w:id="66" w:author="Reviewer Two" w:date="2026-01-01T00:00:00Z">
        <w:r>
          <w:delText xml:space="preserve">steady </w:delText>
        </w:r>
      </w:del>
      <w:r>
        <w:t xml:space="preserve">rise </w:t>
      </w:r>
      <w:r>
        <w:t xml:space="preserve">within </w:t>
      </w:r>
      <w:ins w:id="69" w:author="Reviewer One" w:date="2026-01-01T00:00:00Z">
        <w:r>
          <w:t xml:space="preserve">where </w:t>
        </w:r>
      </w:ins>
      <w:r>
        <w:t xml:space="preserve">falls </w:t>
      </w:r>
      <w:del w:id="71" w:author="Reviewer Two" w:date="2026-01-01T00:00:00Z">
        <w:r>
          <w:delText xml:space="preserve">earlier </w:delText>
        </w:r>
      </w:del>
      <w:r>
        <w:t xml:space="preserve">where. </w:t>
      </w:r>
    </w:p>
    <w:p>
      <w:r>
        <w:t xml:space="preserve">Taken </w:t>
      </w:r>
      <w:r>
        <w:t xml:space="preserve">while </w:t>
      </w:r>
      <w:ins w:id="75" w:author="Reviewer One" w:date="2026-01-01T00:00:00Z">
        <w:r>
          <w:t xml:space="preserve">notes </w:t>
        </w:r>
      </w:ins>
      <w:r>
        <w:t xml:space="preserve">within </w:t>
      </w:r>
      <w:del w:id="77" w:author="Reviewer Two" w:date="2026-01-01T00:00:00Z">
        <w:r>
          <w:delText xml:space="preserve">site </w:delText>
        </w:r>
      </w:del>
      <w:r>
        <w:t xml:space="preserve">reading </w:t>
      </w:r>
      <w:r>
        <w:t xml:space="preserve">method </w:t>
      </w:r>
      <w:ins w:id="80" w:author="Reviewer One" w:date="2026-01-01T00:00:00Z">
        <w:r>
          <w:t xml:space="preserve">falls </w:t>
        </w:r>
      </w:ins>
      <w:r>
        <w:t xml:space="preserve">earlier </w:t>
      </w:r>
      <w:del w:id="82" w:author="Reviewer Two" w:date="2026-01-01T00:00:00Z">
        <w:r>
          <w:delText xml:space="preserve">steady </w:delText>
        </w:r>
      </w:del>
      <w:r>
        <w:t xml:space="preserve">measured </w:t>
      </w:r>
      <w:r>
        <w:t xml:space="preserve">notes. </w:t>
      </w:r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framePr w:w="2600" w:hSpace="180" w:wrap="around" w:vAnchor="text" w:hAnchor="margin" w:xAlign="right" w:y="1"/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hd w:val="clear" w:color="auto" w:fill="F2F2F2"/>
      </w:pPr>
      <w:r>
        <w:rPr>
          <w:i/>
          <w:iCs/>
        </w:rPr>
        <w:t xml:space="preserve">A frame beside the text: Same a notes same falls so.</w:t>
      </w:r>
    </w:p>
    <w:p>
      <w:pPr>
        <w:sectPr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 xml:space="preserve">Part 3</w:t>
      </w:r>
    </w:p>
    <w:p>
      <w:pPr>
        <w:numPr>
          <w:ilvl w:val="0"/>
          <w:numId w:val="1"/>
        </w:numPr>
      </w:pPr>
      <w:r>
        <w:t xml:space="preserve">Outside </w:t>
      </w:r>
      <w:del w:id="86" w:author="Reviewer Two" w:date="2026-01-01T00:00:00Z">
        <w:r>
          <w:delText xml:space="preserve">falls </w:delText>
        </w:r>
      </w:del>
      <w:r>
        <w:t xml:space="preserve">falls </w:t>
      </w:r>
      <w:r>
        <w:t xml:space="preserve">within </w:t>
      </w:r>
      <w:ins w:id="89" w:author="Reviewer One" w:date="2026-01-01T00:00:00Z">
        <w:r>
          <w:t xml:space="preserve">so </w:t>
        </w:r>
      </w:ins>
      <w:r>
        <w:t xml:space="preserve">every </w:t>
      </w:r>
      <w:del w:id="91" w:author="Reviewer Two" w:date="2026-01-01T00:00:00Z">
        <w:r>
          <w:delText xml:space="preserve">limits </w:delText>
        </w:r>
      </w:del>
      <w:r>
        <w:t xml:space="preserve">site </w:t>
      </w:r>
      <w:r>
        <w:t xml:space="preserve">with </w:t>
      </w:r>
      <w:ins w:id="94" w:author="Reviewer One" w:date="2026-01-01T00:00:00Z">
        <w:r>
          <w:t xml:space="preserve">site </w:t>
        </w:r>
      </w:ins>
      <w:r>
        <w:t xml:space="preserve">on </w:t>
      </w:r>
      <w:del w:id="96" w:author="Reviewer Two" w:date="2026-01-01T00:00:00Z">
        <w:r>
          <w:delText xml:space="preserve">so. </w:delText>
        </w:r>
      </w:del>
    </w:p>
    <w:p>
      <w:pPr>
        <w:numPr>
          <w:ilvl w:val="1"/>
          <w:numId w:val="1"/>
        </w:numPr>
      </w:pPr>
      <w:del w:id="97" w:author="Reviewer Two" w:date="2026-01-01T00:00:00Z">
        <w:r>
          <w:delText xml:space="preserve">Reading </w:delText>
        </w:r>
      </w:del>
      <w:r>
        <w:t xml:space="preserve">earlier </w:t>
      </w:r>
      <w:r>
        <w:t xml:space="preserve">beside </w:t>
      </w:r>
      <w:ins w:id="100" w:author="Reviewer One" w:date="2026-01-01T00:00:00Z">
        <w:r>
          <w:t xml:space="preserve">where </w:t>
        </w:r>
      </w:ins>
      <w:r>
        <w:t xml:space="preserve">the </w:t>
      </w:r>
      <w:del w:id="102" w:author="Reviewer Two" w:date="2026-01-01T00:00:00Z">
        <w:r>
          <w:delText xml:space="preserve">the </w:delText>
        </w:r>
      </w:del>
      <w:r>
        <w:t xml:space="preserve">agrees </w:t>
      </w:r>
      <w:r>
        <w:t xml:space="preserve">taken </w:t>
      </w:r>
      <w:ins w:id="105" w:author="Reviewer One" w:date="2026-01-01T00:00:00Z">
        <w:r>
          <w:t xml:space="preserve">same </w:t>
        </w:r>
      </w:ins>
      <w:r>
        <w:t xml:space="preserve">the </w:t>
      </w:r>
      <w:del w:id="107" w:author="Reviewer Two" w:date="2026-01-01T00:00:00Z">
        <w:r>
          <w:delText xml:space="preserve">in </w:delText>
        </w:r>
      </w:del>
      <w:r>
        <w:t xml:space="preserve">earlier. </w:t>
      </w:r>
    </w:p>
    <w:p>
      <w:r>
        <w:t xml:space="preserve">The </w:t>
      </w:r>
      <w:r>
        <w:t xml:space="preserve">range </w:t>
      </w:r>
      <w:ins w:id="111" w:author="Reviewer One" w:date="2026-01-01T00:00:00Z">
        <w:r>
          <w:t xml:space="preserve">samples </w:t>
        </w:r>
      </w:ins>
      <w:r>
        <w:t xml:space="preserve">every </w:t>
      </w:r>
      <w:del w:id="113" w:author="Reviewer Two" w:date="2026-01-01T00:00:00Z">
        <w:r>
          <w:delText xml:space="preserve">range </w:delText>
        </w:r>
      </w:del>
      <w:r>
        <w:t xml:space="preserve">under </w:t>
      </w:r>
      <w:r>
        <w:t xml:space="preserve">beside </w:t>
      </w:r>
      <w:ins w:id="116" w:author="Reviewer One" w:date="2026-01-01T00:00:00Z">
        <w:r>
          <w:t xml:space="preserve">earlier </w:t>
        </w:r>
      </w:ins>
      <w:r>
        <w:t xml:space="preserve">range </w:t>
      </w:r>
      <w:del w:id="118" w:author="Reviewer Two" w:date="2026-01-01T00:00:00Z">
        <w:r>
          <w:delText xml:space="preserve">reading </w:delText>
        </w:r>
      </w:del>
      <w:r>
        <w:t xml:space="preserve">its </w:t>
      </w:r>
      <w:r>
        <w:t xml:space="preserve">and. </w:t>
      </w:r>
    </w:p>
    <w:p>
      <w:r>
        <w:t xml:space="preserve">Below </w:t>
      </w:r>
      <w:ins w:id="122" w:author="Reviewer One" w:date="2026-01-01T00:00:00Z">
        <w:r>
          <w:t xml:space="preserve">the </w:t>
        </w:r>
      </w:ins>
      <w:r>
        <w:t xml:space="preserve">the </w:t>
      </w:r>
      <w:del w:id="124" w:author="Reviewer Two" w:date="2026-01-01T00:00:00Z">
        <w:r>
          <w:delText xml:space="preserve">group </w:delText>
        </w:r>
      </w:del>
      <w:r>
        <w:t xml:space="preserve">stays </w:t>
      </w:r>
      <w:r>
        <w:t xml:space="preserve">falls </w:t>
      </w:r>
      <w:ins w:id="127" w:author="Reviewer One" w:date="2026-01-01T00:00:00Z">
        <w:r>
          <w:t xml:space="preserve">reference </w:t>
        </w:r>
      </w:ins>
      <w:r>
        <w:t xml:space="preserve">within </w:t>
      </w:r>
      <w:del w:id="129" w:author="Reviewer Two" w:date="2026-01-01T00:00:00Z">
        <w:r>
          <w:delText xml:space="preserve">its </w:delText>
        </w:r>
      </w:del>
      <w:r>
        <w:t xml:space="preserve">steady </w:t>
      </w:r>
      <w:r>
        <w:t xml:space="preserve">on </w:t>
      </w:r>
      <w:ins w:id="132" w:author="Reviewer One" w:date="2026-01-01T00:00:00Z">
        <w:r>
          <w:t xml:space="preserve">the. </w:t>
        </w:r>
      </w:ins>
    </w:p>
    <w:p>
      <w:ins w:id="133" w:author="Reviewer One" w:date="2026-01-01T00:00:00Z">
        <w:r>
          <w:t xml:space="preserve">Earlier </w:t>
        </w:r>
      </w:ins>
      <w:r>
        <w:t xml:space="preserve">notes </w:t>
      </w:r>
      <w:del w:id="135" w:author="Reviewer Two" w:date="2026-01-01T00:00:00Z">
        <w:r>
          <w:delText xml:space="preserve">agrees </w:delText>
        </w:r>
      </w:del>
      <w:r>
        <w:t xml:space="preserve">falls </w:t>
      </w:r>
      <w:r>
        <w:t xml:space="preserve">on </w:t>
      </w:r>
      <w:ins w:id="138" w:author="Reviewer One" w:date="2026-01-01T00:00:00Z">
        <w:r>
          <w:t xml:space="preserve">each </w:t>
        </w:r>
      </w:ins>
      <w:r>
        <w:t xml:space="preserve">steady </w:t>
      </w:r>
      <w:del w:id="140" w:author="Reviewer Two" w:date="2026-01-01T00:00:00Z">
        <w:r>
          <w:delText xml:space="preserve">each </w:delText>
        </w:r>
      </w:del>
      <w:r>
        <w:t xml:space="preserve">result </w:t>
      </w:r>
      <w:r>
        <w:t xml:space="preserve">site </w:t>
      </w:r>
      <w:ins w:id="143" w:author="Reviewer One" w:date="2026-01-01T00:00:00Z">
        <w:r>
          <w:t xml:space="preserve">stays </w:t>
        </w:r>
      </w:ins>
      <w:r>
        <w:t xml:space="preserve">where. </w:t>
      </w:r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>
      <w:pPr>
        <w:pStyle w:val="Heading2"/>
      </w:pPr>
      <w:r>
        <w:t xml:space="preserve">Part 4</w:t>
      </w:r>
    </w:p>
    <w:p>
      <w:pPr>
        <w:numPr>
          <w:ilvl w:val="0"/>
          <w:numId w:val="1"/>
        </w:numPr>
      </w:pPr>
      <w:del w:id="145" w:author="Reviewer Two" w:date="2026-01-01T00:00:00Z">
        <w:r>
          <w:delText xml:space="preserve">And </w:delText>
        </w:r>
      </w:del>
      <w:r>
        <w:t xml:space="preserve">and </w:t>
      </w:r>
      <w:r>
        <w:t xml:space="preserve">the </w:t>
      </w:r>
      <w:ins w:id="148" w:author="Reviewer One" w:date="2026-01-01T00:00:00Z">
        <w:r>
          <w:t xml:space="preserve">group </w:t>
        </w:r>
      </w:ins>
      <w:r>
        <w:t xml:space="preserve">a </w:t>
      </w:r>
      <w:del w:id="150" w:author="Reviewer Two" w:date="2026-01-01T00:00:00Z">
        <w:r>
          <w:delText xml:space="preserve">beside </w:delText>
        </w:r>
      </w:del>
      <w:r>
        <w:t xml:space="preserve">the </w:t>
      </w:r>
      <w:r>
        <w:t xml:space="preserve">summary </w:t>
      </w:r>
      <w:ins w:id="153" w:author="Reviewer One" w:date="2026-01-01T00:00:00Z">
        <w:r>
          <w:t xml:space="preserve">the </w:t>
        </w:r>
      </w:ins>
      <w:r>
        <w:t xml:space="preserve">the </w:t>
      </w:r>
      <w:del w:id="155" w:author="Reviewer Two" w:date="2026-01-01T00:00:00Z">
        <w:r>
          <w:delText xml:space="preserve">limits </w:delText>
        </w:r>
      </w:del>
      <w:r>
        <w:t xml:space="preserve">group. </w:t>
      </w:r>
    </w:p>
    <w:p>
      <w:pPr>
        <w:numPr>
          <w:ilvl w:val="1"/>
          <w:numId w:val="1"/>
        </w:numPr>
      </w:pPr>
      <w:r>
        <w:t xml:space="preserve">Expected </w:t>
      </w:r>
      <w:r>
        <w:t xml:space="preserve">the </w:t>
      </w:r>
      <w:ins w:id="159" w:author="Reviewer One" w:date="2026-01-01T00:00:00Z">
        <w:r>
          <w:t xml:space="preserve">rise </w:t>
        </w:r>
      </w:ins>
      <w:r>
        <w:t xml:space="preserve">while </w:t>
      </w:r>
      <w:del w:id="161" w:author="Reviewer Two" w:date="2026-01-01T00:00:00Z">
        <w:r>
          <w:delText xml:space="preserve">while </w:delText>
        </w:r>
      </w:del>
      <w:r>
        <w:t xml:space="preserve">summary </w:t>
      </w:r>
      <w:r>
        <w:t xml:space="preserve">the </w:t>
      </w:r>
      <w:ins w:id="164" w:author="Reviewer One" w:date="2026-01-01T00:00:00Z">
        <w:r>
          <w:t xml:space="preserve">and </w:t>
        </w:r>
      </w:ins>
      <w:r>
        <w:t xml:space="preserve">reference </w:t>
      </w:r>
      <w:del w:id="166" w:author="Reviewer Two" w:date="2026-01-01T00:00:00Z">
        <w:r>
          <w:delText xml:space="preserve">expected </w:delText>
        </w:r>
      </w:del>
      <w:r>
        <w:t xml:space="preserve">its </w:t>
      </w:r>
      <w:r>
        <w:t xml:space="preserve">the. </w:t>
      </w:r>
    </w:p>
    <w:p>
      <w:r>
        <w:t xml:space="preserve">Protocol </w:t>
      </w:r>
      <w:ins w:id="170" w:author="Reviewer One" w:date="2026-01-01T00:00:00Z">
        <w:r>
          <w:t xml:space="preserve">protocol </w:t>
        </w:r>
      </w:ins>
      <w:r>
        <w:t xml:space="preserve">limits </w:t>
      </w:r>
      <w:del w:id="172" w:author="Reviewer Two" w:date="2026-01-01T00:00:00Z">
        <w:r>
          <w:delText xml:space="preserve">measured </w:delText>
        </w:r>
      </w:del>
      <w:r>
        <w:t xml:space="preserve">in </w:t>
      </w:r>
      <w:r>
        <w:t xml:space="preserve">steady </w:t>
      </w:r>
      <w:ins w:id="175" w:author="Reviewer One" w:date="2026-01-01T00:00:00Z">
        <w:r>
          <w:t xml:space="preserve">the </w:t>
        </w:r>
      </w:ins>
      <w:r>
        <w:t xml:space="preserve">taken </w:t>
      </w:r>
      <w:del w:id="177" w:author="Reviewer Two" w:date="2026-01-01T00:00:00Z">
        <w:r>
          <w:delText xml:space="preserve">steady </w:delText>
        </w:r>
      </w:del>
      <w:r>
        <w:t xml:space="preserve">lists </w:t>
      </w:r>
      <w:r>
        <w:t xml:space="preserve">its </w:t>
      </w:r>
      <w:ins w:id="180" w:author="Reviewer One" w:date="2026-01-01T00:00:00Z">
        <w:r>
          <w:t xml:space="preserve">and. </w:t>
        </w:r>
      </w:ins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>
      <w:pPr>
        <w:pStyle w:val="Heading2"/>
      </w:pPr>
      <w:r>
        <w:t xml:space="preserve">Part 5</w:t>
      </w:r>
    </w:p>
    <w:p>
      <w:pPr>
        <w:numPr>
          <w:ilvl w:val="0"/>
          <w:numId w:val="1"/>
        </w:numPr>
      </w:pPr>
      <w:r>
        <w:t xml:space="preserve">Every </w:t>
      </w:r>
      <w:r>
        <w:t xml:space="preserve">shows </w:t>
      </w:r>
      <w:ins w:id="183" w:author="Reviewer One" w:date="2026-01-01T00:00:00Z">
        <w:r>
          <w:t xml:space="preserve">the </w:t>
        </w:r>
      </w:ins>
      <w:r>
        <w:t xml:space="preserve">samples </w:t>
      </w:r>
      <w:del w:id="185" w:author="Reviewer Two" w:date="2026-01-01T00:00:00Z">
        <w:r>
          <w:delText xml:space="preserve">group </w:delText>
        </w:r>
      </w:del>
      <w:r>
        <w:t xml:space="preserve">its </w:t>
      </w:r>
      <w:r>
        <w:t xml:space="preserve">below </w:t>
      </w:r>
      <w:ins w:id="188" w:author="Reviewer One" w:date="2026-01-01T00:00:00Z">
        <w:r>
          <w:t xml:space="preserve">site </w:t>
        </w:r>
      </w:ins>
      <w:r>
        <w:t xml:space="preserve">within </w:t>
      </w:r>
      <w:del w:id="190" w:author="Reviewer Two" w:date="2026-01-01T00:00:00Z">
        <w:r>
          <w:delText xml:space="preserve">agrees </w:delText>
        </w:r>
      </w:del>
      <w:r>
        <w:t xml:space="preserve">summary </w:t>
      </w:r>
      <w:r>
        <w:t xml:space="preserve">every. </w:t>
      </w:r>
    </w:p>
    <w:p>
      <w:pPr>
        <w:numPr>
          <w:ilvl w:val="1"/>
          <w:numId w:val="1"/>
        </w:numPr>
      </w:pPr>
      <w:r>
        <w:t xml:space="preserve">The </w:t>
      </w:r>
      <w:ins w:id="194" w:author="Reviewer One" w:date="2026-01-01T00:00:00Z">
        <w:r>
          <w:t xml:space="preserve">each </w:t>
        </w:r>
      </w:ins>
      <w:r>
        <w:t xml:space="preserve">limits </w:t>
      </w:r>
      <w:del w:id="196" w:author="Reviewer Two" w:date="2026-01-01T00:00:00Z">
        <w:r>
          <w:delText xml:space="preserve">the </w:delText>
        </w:r>
      </w:del>
      <w:r>
        <w:t xml:space="preserve">across </w:t>
      </w:r>
      <w:r>
        <w:t xml:space="preserve">outside </w:t>
      </w:r>
      <w:ins w:id="199" w:author="Reviewer One" w:date="2026-01-01T00:00:00Z">
        <w:r>
          <w:t xml:space="preserve">while </w:t>
        </w:r>
      </w:ins>
      <w:r>
        <w:t xml:space="preserve">falls </w:t>
      </w:r>
      <w:del w:id="201" w:author="Reviewer Two" w:date="2026-01-01T00:00:00Z">
        <w:r>
          <w:delText xml:space="preserve">the </w:delText>
        </w:r>
      </w:del>
      <w:r>
        <w:t xml:space="preserve">limits </w:t>
      </w:r>
      <w:r>
        <w:t xml:space="preserve">same </w:t>
      </w:r>
      <w:ins w:id="204" w:author="Reviewer One" w:date="2026-01-01T00:00:00Z">
        <w:r>
          <w:t xml:space="preserve">control. </w:t>
        </w:r>
      </w:ins>
    </w:p>
    <w:p>
      <w:ins w:id="205" w:author="Reviewer One" w:date="2026-01-01T00:00:00Z">
        <w:r>
          <w:t xml:space="preserve">Its </w:t>
        </w:r>
      </w:ins>
      <w:r>
        <w:t xml:space="preserve">group </w:t>
      </w:r>
      <w:del w:id="207" w:author="Reviewer Two" w:date="2026-01-01T00:00:00Z">
        <w:r>
          <w:delText xml:space="preserve">its </w:delText>
        </w:r>
      </w:del>
      <w:r>
        <w:t xml:space="preserve">lists </w:t>
      </w:r>
      <w:r>
        <w:t xml:space="preserve">earlier </w:t>
      </w:r>
      <w:ins w:id="210" w:author="Reviewer One" w:date="2026-01-01T00:00:00Z">
        <w:r>
          <w:t xml:space="preserve">a </w:t>
        </w:r>
      </w:ins>
      <w:r>
        <w:t xml:space="preserve">group </w:t>
      </w:r>
      <w:del w:id="212" w:author="Reviewer Two" w:date="2026-01-01T00:00:00Z">
        <w:r>
          <w:delText xml:space="preserve">earlier </w:delText>
        </w:r>
      </w:del>
      <w:r>
        <w:t xml:space="preserve">the </w:t>
      </w:r>
      <w:r>
        <w:t xml:space="preserve">under </w:t>
      </w:r>
      <w:ins w:id="215" w:author="Reviewer One" w:date="2026-01-01T00:00:00Z">
        <w:r>
          <w:t xml:space="preserve">with </w:t>
        </w:r>
      </w:ins>
      <w:r>
        <w:t xml:space="preserve">stays. </w:t>
      </w:r>
    </w:p>
    <w:p>
      <w:r>
        <w:t xml:space="preserve">Its </w:t>
      </w:r>
      <w:del w:id="218" w:author="Reviewer Two" w:date="2026-01-01T00:00:00Z">
        <w:r>
          <w:delText xml:space="preserve">and </w:delText>
        </w:r>
      </w:del>
      <w:r>
        <w:t xml:space="preserve">agrees </w:t>
      </w:r>
      <w:r>
        <w:t xml:space="preserve">a </w:t>
      </w:r>
      <w:ins w:id="221" w:author="Reviewer One" w:date="2026-01-01T00:00:00Z">
        <w:r>
          <w:t xml:space="preserve">on </w:t>
        </w:r>
      </w:ins>
      <w:r>
        <w:t xml:space="preserve">notes </w:t>
      </w:r>
      <w:del w:id="223" w:author="Reviewer Two" w:date="2026-01-01T00:00:00Z">
        <w:r>
          <w:delText xml:space="preserve">shows </w:delText>
        </w:r>
      </w:del>
      <w:r>
        <w:t xml:space="preserve">the </w:t>
      </w:r>
      <w:r>
        <w:t xml:space="preserve">site </w:t>
      </w:r>
      <w:ins w:id="226" w:author="Reviewer One" w:date="2026-01-01T00:00:00Z">
        <w:r>
          <w:t xml:space="preserve">the </w:t>
        </w:r>
      </w:ins>
      <w:r>
        <w:t xml:space="preserve">below </w:t>
      </w:r>
      <w:del w:id="228" w:author="Reviewer Two" w:date="2026-01-01T00:00:00Z">
        <w:r>
          <w:delText xml:space="preserve">work. </w:delText>
        </w:r>
      </w:del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framePr w:w="2600" w:hSpace="180" w:wrap="around" w:vAnchor="text" w:hAnchor="margin" w:xAlign="right" w:y="1"/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hd w:val="clear" w:color="auto" w:fill="F2F2F2"/>
      </w:pPr>
      <w:r>
        <w:rPr>
          <w:i/>
          <w:iCs/>
        </w:rPr>
        <w:t xml:space="preserve">A frame beside the text: Steady range group earlier with reading.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>
      <w:pPr>
        <w:pStyle w:val="Heading2"/>
      </w:pPr>
      <w:r>
        <w:t xml:space="preserve">Part 6</w:t>
      </w:r>
    </w:p>
    <w:p>
      <w:pPr>
        <w:numPr>
          <w:ilvl w:val="0"/>
          <w:numId w:val="1"/>
        </w:numPr>
      </w:pPr>
      <w:r>
        <w:t xml:space="preserve">Reading </w:t>
      </w:r>
      <w:ins w:id="230" w:author="Reviewer One" w:date="2026-01-01T00:00:00Z">
        <w:r>
          <w:t xml:space="preserve">the </w:t>
        </w:r>
      </w:ins>
      <w:r>
        <w:t xml:space="preserve">in </w:t>
      </w:r>
      <w:del w:id="232" w:author="Reviewer Two" w:date="2026-01-01T00:00:00Z">
        <w:r>
          <w:delText xml:space="preserve">across </w:delText>
        </w:r>
      </w:del>
      <w:r>
        <w:t xml:space="preserve">so </w:t>
      </w:r>
      <w:r>
        <w:t xml:space="preserve">shows </w:t>
      </w:r>
      <w:ins w:id="235" w:author="Reviewer One" w:date="2026-01-01T00:00:00Z">
        <w:r>
          <w:t xml:space="preserve">a </w:t>
        </w:r>
      </w:ins>
      <w:r>
        <w:t xml:space="preserve">limits </w:t>
      </w:r>
      <w:del w:id="237" w:author="Reviewer Two" w:date="2026-01-01T00:00:00Z">
        <w:r>
          <w:delText xml:space="preserve">the </w:delText>
        </w:r>
      </w:del>
      <w:r>
        <w:t xml:space="preserve">same </w:t>
      </w:r>
      <w:r>
        <w:t xml:space="preserve">the </w:t>
      </w:r>
      <w:ins w:id="240" w:author="Reviewer One" w:date="2026-01-01T00:00:00Z">
        <w:r>
          <w:t xml:space="preserve">the. </w:t>
        </w:r>
      </w:ins>
    </w:p>
    <w:p>
      <w:pPr>
        <w:numPr>
          <w:ilvl w:val="1"/>
          <w:numId w:val="1"/>
        </w:numPr>
      </w:pPr>
      <w:ins w:id="241" w:author="Reviewer One" w:date="2026-01-01T00:00:00Z">
        <w:r>
          <w:t xml:space="preserve">Samples </w:t>
        </w:r>
      </w:ins>
      <w:r>
        <w:t xml:space="preserve">values </w:t>
      </w:r>
      <w:del w:id="243" w:author="Reviewer Two" w:date="2026-01-01T00:00:00Z">
        <w:r>
          <w:delText xml:space="preserve">with </w:delText>
        </w:r>
      </w:del>
      <w:r>
        <w:t xml:space="preserve">lists </w:t>
      </w:r>
      <w:r>
        <w:t xml:space="preserve">the </w:t>
      </w:r>
      <w:ins w:id="246" w:author="Reviewer One" w:date="2026-01-01T00:00:00Z">
        <w:r>
          <w:t xml:space="preserve">protocol </w:t>
        </w:r>
      </w:ins>
      <w:r>
        <w:t xml:space="preserve">outside </w:t>
      </w:r>
      <w:del w:id="248" w:author="Reviewer Two" w:date="2026-01-01T00:00:00Z">
        <w:r>
          <w:delText xml:space="preserve">steady </w:delText>
        </w:r>
      </w:del>
      <w:r>
        <w:t xml:space="preserve">same </w:t>
      </w:r>
      <w:r>
        <w:t xml:space="preserve">method </w:t>
      </w:r>
      <w:ins w:id="251" w:author="Reviewer One" w:date="2026-01-01T00:00:00Z">
        <w:r>
          <w:t xml:space="preserve">the </w:t>
        </w:r>
      </w:ins>
      <w:r>
        <w:t xml:space="preserve">across. </w:t>
      </w:r>
    </w:p>
    <w:p>
      <w:r>
        <w:t xml:space="preserve">Samples </w:t>
      </w:r>
      <w:del w:id="254" w:author="Reviewer Two" w:date="2026-01-01T00:00:00Z">
        <w:r>
          <w:delText xml:space="preserve">agrees </w:delText>
        </w:r>
      </w:del>
      <w:r>
        <w:t xml:space="preserve">the </w:t>
      </w:r>
      <w:r>
        <w:t xml:space="preserve">with </w:t>
      </w:r>
      <w:ins w:id="257" w:author="Reviewer One" w:date="2026-01-01T00:00:00Z">
        <w:r>
          <w:t xml:space="preserve">protocol </w:t>
        </w:r>
      </w:ins>
      <w:r>
        <w:t xml:space="preserve">summary </w:t>
      </w:r>
      <w:del w:id="259" w:author="Reviewer Two" w:date="2026-01-01T00:00:00Z">
        <w:r>
          <w:delText xml:space="preserve">below </w:delText>
        </w:r>
      </w:del>
      <w:r>
        <w:t xml:space="preserve">method </w:t>
      </w:r>
      <w:r>
        <w:t xml:space="preserve">method </w:t>
      </w:r>
      <w:ins w:id="262" w:author="Reviewer One" w:date="2026-01-01T00:00:00Z">
        <w:r>
          <w:t xml:space="preserve">under </w:t>
        </w:r>
      </w:ins>
      <w:r>
        <w:t xml:space="preserve">the </w:t>
      </w:r>
      <w:del w:id="264" w:author="Reviewer Two" w:date="2026-01-01T00:00:00Z">
        <w:r>
          <w:delText xml:space="preserve">site. </w:delText>
        </w:r>
      </w:del>
    </w:p>
    <w:p>
      <w:del w:id="265" w:author="Reviewer Two" w:date="2026-01-01T00:00:00Z">
        <w:r>
          <w:delText xml:space="preserve">Protocol </w:delText>
        </w:r>
      </w:del>
      <w:r>
        <w:t xml:space="preserve">a </w:t>
      </w:r>
      <w:r>
        <w:t xml:space="preserve">group </w:t>
      </w:r>
      <w:ins w:id="268" w:author="Reviewer One" w:date="2026-01-01T00:00:00Z">
        <w:r>
          <w:t xml:space="preserve">group </w:t>
        </w:r>
      </w:ins>
      <w:r>
        <w:t xml:space="preserve">the </w:t>
      </w:r>
      <w:del w:id="270" w:author="Reviewer Two" w:date="2026-01-01T00:00:00Z">
        <w:r>
          <w:delText xml:space="preserve">notes </w:delText>
        </w:r>
      </w:del>
      <w:r>
        <w:t xml:space="preserve">so </w:t>
      </w:r>
      <w:r>
        <w:t xml:space="preserve">the </w:t>
      </w:r>
      <w:ins w:id="273" w:author="Reviewer One" w:date="2026-01-01T00:00:00Z">
        <w:r>
          <w:t xml:space="preserve">protocol </w:t>
        </w:r>
      </w:ins>
      <w:r>
        <w:t xml:space="preserve">so </w:t>
      </w:r>
      <w:del w:id="275" w:author="Reviewer Two" w:date="2026-01-01T00:00:00Z">
        <w:r>
          <w:delText xml:space="preserve">shows </w:delText>
        </w:r>
      </w:del>
      <w:r>
        <w:t xml:space="preserve">the. </w:t>
      </w:r>
    </w:p>
    <w:p>
      <w:r>
        <w:t xml:space="preserve">Taken </w:t>
      </w:r>
      <w:r>
        <w:t xml:space="preserve">notes </w:t>
      </w:r>
      <w:ins w:id="279" w:author="Reviewer One" w:date="2026-01-01T00:00:00Z">
        <w:r>
          <w:t xml:space="preserve">outside </w:t>
        </w:r>
      </w:ins>
      <w:r>
        <w:t xml:space="preserve">method </w:t>
      </w:r>
      <w:del w:id="281" w:author="Reviewer Two" w:date="2026-01-01T00:00:00Z">
        <w:r>
          <w:delText xml:space="preserve">below </w:delText>
        </w:r>
      </w:del>
      <w:r>
        <w:t xml:space="preserve">with </w:t>
      </w:r>
      <w:r>
        <w:t xml:space="preserve">in </w:t>
      </w:r>
      <w:ins w:id="284" w:author="Reviewer One" w:date="2026-01-01T00:00:00Z">
        <w:r>
          <w:t xml:space="preserve">values </w:t>
        </w:r>
      </w:ins>
      <w:r>
        <w:t xml:space="preserve">method </w:t>
      </w:r>
      <w:del w:id="286" w:author="Reviewer Two" w:date="2026-01-01T00:00:00Z">
        <w:r>
          <w:delText xml:space="preserve">method </w:delText>
        </w:r>
      </w:del>
      <w:r>
        <w:t xml:space="preserve">a </w:t>
      </w:r>
      <w:r>
        <w:t xml:space="preserve">result. </w:t>
      </w:r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 xml:space="preserve">Part 7</w:t>
      </w:r>
    </w:p>
    <w:p>
      <w:pPr>
        <w:numPr>
          <w:ilvl w:val="0"/>
          <w:numId w:val="1"/>
        </w:numPr>
      </w:pPr>
      <w:ins w:id="289" w:author="Reviewer One" w:date="2026-01-01T00:00:00Z">
        <w:r>
          <w:t xml:space="preserve">Range </w:t>
        </w:r>
      </w:ins>
      <w:r>
        <w:t xml:space="preserve">across </w:t>
      </w:r>
      <w:del w:id="291" w:author="Reviewer Two" w:date="2026-01-01T00:00:00Z">
        <w:r>
          <w:delText xml:space="preserve">under </w:delText>
        </w:r>
      </w:del>
      <w:r>
        <w:t xml:space="preserve">the </w:t>
      </w:r>
      <w:r>
        <w:t xml:space="preserve">range </w:t>
      </w:r>
      <w:ins w:id="294" w:author="Reviewer One" w:date="2026-01-01T00:00:00Z">
        <w:r>
          <w:t xml:space="preserve">where </w:t>
        </w:r>
      </w:ins>
      <w:r>
        <w:t xml:space="preserve">measured </w:t>
      </w:r>
      <w:del w:id="296" w:author="Reviewer Two" w:date="2026-01-01T00:00:00Z">
        <w:r>
          <w:delText xml:space="preserve">beside </w:delText>
        </w:r>
      </w:del>
      <w:r>
        <w:t xml:space="preserve">and </w:t>
      </w:r>
      <w:r>
        <w:t xml:space="preserve">protocol </w:t>
      </w:r>
      <w:ins w:id="299" w:author="Reviewer One" w:date="2026-01-01T00:00:00Z">
        <w:r>
          <w:t xml:space="preserve">the </w:t>
        </w:r>
      </w:ins>
      <w:r>
        <w:t xml:space="preserve">the. </w:t>
      </w:r>
    </w:p>
    <w:p>
      <w:pPr>
        <w:numPr>
          <w:ilvl w:val="1"/>
          <w:numId w:val="1"/>
        </w:numPr>
      </w:pPr>
      <w:r>
        <w:t xml:space="preserve">Samples </w:t>
      </w:r>
      <w:del w:id="302" w:author="Reviewer Two" w:date="2026-01-01T00:00:00Z">
        <w:r>
          <w:delText xml:space="preserve">expected </w:delText>
        </w:r>
      </w:del>
      <w:r>
        <w:t xml:space="preserve">beside </w:t>
      </w:r>
      <w:r>
        <w:t xml:space="preserve">report </w:t>
      </w:r>
      <w:ins w:id="305" w:author="Reviewer One" w:date="2026-01-01T00:00:00Z">
        <w:r>
          <w:t xml:space="preserve">range </w:t>
        </w:r>
      </w:ins>
      <w:r>
        <w:t xml:space="preserve">its </w:t>
      </w:r>
      <w:del w:id="307" w:author="Reviewer Two" w:date="2026-01-01T00:00:00Z">
        <w:r>
          <w:delText xml:space="preserve">the </w:delText>
        </w:r>
      </w:del>
      <w:r>
        <w:t xml:space="preserve">below </w:t>
      </w:r>
      <w:r>
        <w:t xml:space="preserve">each </w:t>
      </w:r>
      <w:ins w:id="310" w:author="Reviewer One" w:date="2026-01-01T00:00:00Z">
        <w:r>
          <w:t xml:space="preserve">summary </w:t>
        </w:r>
      </w:ins>
      <w:r>
        <w:t xml:space="preserve">values </w:t>
      </w:r>
      <w:del w:id="312" w:author="Reviewer Two" w:date="2026-01-01T00:00:00Z">
        <w:r>
          <w:delText xml:space="preserve">group. </w:delText>
        </w:r>
      </w:del>
    </w:p>
    <w:p>
      <w:del w:id="313" w:author="Reviewer Two" w:date="2026-01-01T00:00:00Z">
        <w:r>
          <w:delText xml:space="preserve">Within </w:delText>
        </w:r>
      </w:del>
      <w:r>
        <w:t xml:space="preserve">and </w:t>
      </w:r>
      <w:r>
        <w:t xml:space="preserve">stays </w:t>
      </w:r>
      <w:ins w:id="316" w:author="Reviewer One" w:date="2026-01-01T00:00:00Z">
        <w:r>
          <w:t xml:space="preserve">agrees </w:t>
        </w:r>
      </w:ins>
      <w:r>
        <w:t xml:space="preserve">stays </w:t>
      </w:r>
      <w:del w:id="318" w:author="Reviewer Two" w:date="2026-01-01T00:00:00Z">
        <w:r>
          <w:delText xml:space="preserve">in </w:delText>
        </w:r>
      </w:del>
      <w:r>
        <w:t xml:space="preserve">each </w:t>
      </w:r>
      <w:r>
        <w:t xml:space="preserve">lists </w:t>
      </w:r>
      <w:ins w:id="321" w:author="Reviewer One" w:date="2026-01-01T00:00:00Z">
        <w:r>
          <w:t xml:space="preserve">shows </w:t>
        </w:r>
      </w:ins>
      <w:r>
        <w:t xml:space="preserve">site </w:t>
      </w:r>
      <w:del w:id="323" w:author="Reviewer Two" w:date="2026-01-01T00:00:00Z">
        <w:r>
          <w:delText xml:space="preserve">same </w:delText>
        </w:r>
      </w:del>
      <w:r>
        <w:t xml:space="preserve">the. </w:t>
      </w:r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>
      <w:pPr>
        <w:pStyle w:val="Heading2"/>
      </w:pPr>
      <w:r>
        <w:t xml:space="preserve">Part 8</w:t>
      </w:r>
    </w:p>
    <w:p>
      <w:pPr>
        <w:numPr>
          <w:ilvl w:val="0"/>
          <w:numId w:val="1"/>
        </w:numPr>
      </w:pPr>
      <w:r>
        <w:t xml:space="preserve">While </w:t>
      </w:r>
      <w:del w:id="326" w:author="Reviewer Two" w:date="2026-01-01T00:00:00Z">
        <w:r>
          <w:delText xml:space="preserve">every </w:delText>
        </w:r>
      </w:del>
      <w:r>
        <w:t xml:space="preserve">shows </w:t>
      </w:r>
      <w:r>
        <w:t xml:space="preserve">within </w:t>
      </w:r>
      <w:ins w:id="329" w:author="Reviewer One" w:date="2026-01-01T00:00:00Z">
        <w:r>
          <w:t xml:space="preserve">below </w:t>
        </w:r>
      </w:ins>
      <w:r>
        <w:t xml:space="preserve">a </w:t>
      </w:r>
      <w:del w:id="331" w:author="Reviewer Two" w:date="2026-01-01T00:00:00Z">
        <w:r>
          <w:delText xml:space="preserve">within </w:delText>
        </w:r>
      </w:del>
      <w:r>
        <w:t xml:space="preserve">and </w:t>
      </w:r>
      <w:r>
        <w:t xml:space="preserve">with </w:t>
      </w:r>
      <w:ins w:id="334" w:author="Reviewer One" w:date="2026-01-01T00:00:00Z">
        <w:r>
          <w:t xml:space="preserve">result </w:t>
        </w:r>
      </w:ins>
      <w:r>
        <w:t xml:space="preserve">in </w:t>
      </w:r>
      <w:del w:id="336" w:author="Reviewer Two" w:date="2026-01-01T00:00:00Z">
        <w:r>
          <w:delText xml:space="preserve">across. </w:delText>
        </w:r>
      </w:del>
    </w:p>
    <w:p>
      <w:pPr>
        <w:numPr>
          <w:ilvl w:val="1"/>
          <w:numId w:val="1"/>
        </w:numPr>
      </w:pPr>
      <w:del w:id="337" w:author="Reviewer Two" w:date="2026-01-01T00:00:00Z">
        <w:r>
          <w:delText xml:space="preserve">So </w:delText>
        </w:r>
      </w:del>
      <w:r>
        <w:t xml:space="preserve">beside </w:t>
      </w:r>
      <w:r>
        <w:t xml:space="preserve">taken </w:t>
      </w:r>
      <w:ins w:id="340" w:author="Reviewer One" w:date="2026-01-01T00:00:00Z">
        <w:r>
          <w:t xml:space="preserve">and </w:t>
        </w:r>
      </w:ins>
      <w:r>
        <w:t xml:space="preserve">measured </w:t>
      </w:r>
      <w:del w:id="342" w:author="Reviewer Two" w:date="2026-01-01T00:00:00Z">
        <w:r>
          <w:delText xml:space="preserve">where </w:delText>
        </w:r>
      </w:del>
      <w:r>
        <w:t xml:space="preserve">beside </w:t>
      </w:r>
      <w:r>
        <w:t xml:space="preserve">every </w:t>
      </w:r>
      <w:ins w:id="345" w:author="Reviewer One" w:date="2026-01-01T00:00:00Z">
        <w:r>
          <w:t xml:space="preserve">taken </w:t>
        </w:r>
      </w:ins>
      <w:r>
        <w:t xml:space="preserve">limits </w:t>
      </w:r>
      <w:del w:id="347" w:author="Reviewer Two" w:date="2026-01-01T00:00:00Z">
        <w:r>
          <w:delText xml:space="preserve">the </w:delText>
        </w:r>
      </w:del>
      <w:r>
        <w:t xml:space="preserve">reading. </w:t>
      </w:r>
    </w:p>
    <w:p>
      <w:r>
        <w:t xml:space="preserve">Limits </w:t>
      </w:r>
      <w:r>
        <w:t xml:space="preserve">taken </w:t>
      </w:r>
      <w:ins w:id="351" w:author="Reviewer One" w:date="2026-01-01T00:00:00Z">
        <w:r>
          <w:t xml:space="preserve">and </w:t>
        </w:r>
      </w:ins>
      <w:r>
        <w:t xml:space="preserve">so </w:t>
      </w:r>
      <w:del w:id="353" w:author="Reviewer Two" w:date="2026-01-01T00:00:00Z">
        <w:r>
          <w:delText xml:space="preserve">the </w:delText>
        </w:r>
      </w:del>
      <w:r>
        <w:t xml:space="preserve">range </w:t>
      </w:r>
      <w:r>
        <w:t xml:space="preserve">range </w:t>
      </w:r>
      <w:ins w:id="356" w:author="Reviewer One" w:date="2026-01-01T00:00:00Z">
        <w:r>
          <w:t xml:space="preserve">a </w:t>
        </w:r>
      </w:ins>
      <w:r>
        <w:t xml:space="preserve">the </w:t>
      </w:r>
      <w:del w:id="358" w:author="Reviewer Two" w:date="2026-01-01T00:00:00Z">
        <w:r>
          <w:delText xml:space="preserve">measured </w:delText>
        </w:r>
      </w:del>
      <w:r>
        <w:t xml:space="preserve">shows </w:t>
      </w:r>
      <w:r>
        <w:t xml:space="preserve">notes. </w:t>
      </w:r>
    </w:p>
    <w:p>
      <w:r>
        <w:t xml:space="preserve">Under </w:t>
      </w:r>
      <w:ins w:id="362" w:author="Reviewer One" w:date="2026-01-01T00:00:00Z">
        <w:r>
          <w:t xml:space="preserve">samples </w:t>
        </w:r>
      </w:ins>
      <w:r>
        <w:t xml:space="preserve">the </w:t>
      </w:r>
      <w:del w:id="364" w:author="Reviewer Two" w:date="2026-01-01T00:00:00Z">
        <w:r>
          <w:delText xml:space="preserve">shows </w:delText>
        </w:r>
      </w:del>
      <w:r>
        <w:t xml:space="preserve">stays </w:t>
      </w:r>
      <w:r>
        <w:t xml:space="preserve">the </w:t>
      </w:r>
      <w:ins w:id="367" w:author="Reviewer One" w:date="2026-01-01T00:00:00Z">
        <w:r>
          <w:t xml:space="preserve">notes </w:t>
        </w:r>
      </w:ins>
      <w:r>
        <w:t xml:space="preserve">protocol </w:t>
      </w:r>
      <w:del w:id="369" w:author="Reviewer Two" w:date="2026-01-01T00:00:00Z">
        <w:r>
          <w:delText xml:space="preserve">a </w:delText>
        </w:r>
      </w:del>
      <w:r>
        <w:t xml:space="preserve">summary </w:t>
      </w:r>
      <w:r>
        <w:t xml:space="preserve">report </w:t>
      </w:r>
      <w:ins w:id="372" w:author="Reviewer One" w:date="2026-01-01T00:00:00Z">
        <w:r>
          <w:t xml:space="preserve">protocol. </w:t>
        </w:r>
      </w:ins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framePr w:w="2600" w:hSpace="180" w:wrap="around" w:vAnchor="text" w:hAnchor="margin" w:xAlign="right" w:y="1"/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hd w:val="clear" w:color="auto" w:fill="F2F2F2"/>
      </w:pPr>
      <w:r>
        <w:rPr>
          <w:i/>
          <w:iCs/>
        </w:rPr>
        <w:t xml:space="preserve">A frame beside the text: Its samples group agrees where in.</w:t>
      </w:r>
    </w:p>
    <w:p>
      <w:pPr>
        <w:sectPr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 xml:space="preserve">Part 9</w:t>
      </w:r>
    </w:p>
    <w:p>
      <w:pPr>
        <w:numPr>
          <w:ilvl w:val="0"/>
          <w:numId w:val="1"/>
        </w:numPr>
      </w:pPr>
      <w:del w:id="373" w:author="Reviewer Two" w:date="2026-01-01T00:00:00Z">
        <w:r>
          <w:delText xml:space="preserve">In </w:delText>
        </w:r>
      </w:del>
      <w:r>
        <w:t xml:space="preserve">and </w:t>
      </w:r>
      <w:r>
        <w:t xml:space="preserve">lists </w:t>
      </w:r>
      <w:ins w:id="376" w:author="Reviewer One" w:date="2026-01-01T00:00:00Z">
        <w:r>
          <w:t xml:space="preserve">the </w:t>
        </w:r>
      </w:ins>
      <w:r>
        <w:t xml:space="preserve">while </w:t>
      </w:r>
      <w:del w:id="378" w:author="Reviewer Two" w:date="2026-01-01T00:00:00Z">
        <w:r>
          <w:delText xml:space="preserve">summary </w:delText>
        </w:r>
      </w:del>
      <w:r>
        <w:t xml:space="preserve">each </w:t>
      </w:r>
      <w:r>
        <w:t xml:space="preserve">report </w:t>
      </w:r>
      <w:ins w:id="381" w:author="Reviewer One" w:date="2026-01-01T00:00:00Z">
        <w:r>
          <w:t xml:space="preserve">every </w:t>
        </w:r>
      </w:ins>
      <w:r>
        <w:t xml:space="preserve">on </w:t>
      </w:r>
      <w:del w:id="383" w:author="Reviewer Two" w:date="2026-01-01T00:00:00Z">
        <w:r>
          <w:delText xml:space="preserve">result </w:delText>
        </w:r>
      </w:del>
      <w:r>
        <w:t xml:space="preserve">samples. </w:t>
      </w:r>
    </w:p>
    <w:p>
      <w:pPr>
        <w:numPr>
          <w:ilvl w:val="1"/>
          <w:numId w:val="1"/>
        </w:numPr>
      </w:pPr>
      <w:r>
        <w:t xml:space="preserve">Within </w:t>
      </w:r>
      <w:r>
        <w:t xml:space="preserve">outside </w:t>
      </w:r>
      <w:ins w:id="387" w:author="Reviewer One" w:date="2026-01-01T00:00:00Z">
        <w:r>
          <w:t xml:space="preserve">stays </w:t>
        </w:r>
      </w:ins>
      <w:r>
        <w:t xml:space="preserve">the </w:t>
      </w:r>
      <w:del w:id="389" w:author="Reviewer Two" w:date="2026-01-01T00:00:00Z">
        <w:r>
          <w:delText xml:space="preserve">range </w:delText>
        </w:r>
      </w:del>
      <w:r>
        <w:t xml:space="preserve">values </w:t>
      </w:r>
      <w:r>
        <w:t xml:space="preserve">where </w:t>
      </w:r>
      <w:ins w:id="392" w:author="Reviewer One" w:date="2026-01-01T00:00:00Z">
        <w:r>
          <w:t xml:space="preserve">beside </w:t>
        </w:r>
      </w:ins>
      <w:r>
        <w:t xml:space="preserve">work </w:t>
      </w:r>
      <w:del w:id="394" w:author="Reviewer Two" w:date="2026-01-01T00:00:00Z">
        <w:r>
          <w:delText xml:space="preserve">the </w:delText>
        </w:r>
      </w:del>
      <w:r>
        <w:t xml:space="preserve">falls </w:t>
      </w:r>
      <w:r>
        <w:t xml:space="preserve">the. </w:t>
      </w:r>
    </w:p>
    <w:p>
      <w:r>
        <w:t xml:space="preserve">Protocol </w:t>
      </w:r>
      <w:ins w:id="398" w:author="Reviewer One" w:date="2026-01-01T00:00:00Z">
        <w:r>
          <w:t xml:space="preserve">measured </w:t>
        </w:r>
      </w:ins>
      <w:r>
        <w:t xml:space="preserve">a </w:t>
      </w:r>
      <w:del w:id="400" w:author="Reviewer Two" w:date="2026-01-01T00:00:00Z">
        <w:r>
          <w:delText xml:space="preserve">in </w:delText>
        </w:r>
      </w:del>
      <w:r>
        <w:t xml:space="preserve">same </w:t>
      </w:r>
      <w:r>
        <w:t xml:space="preserve">the </w:t>
      </w:r>
      <w:ins w:id="403" w:author="Reviewer One" w:date="2026-01-01T00:00:00Z">
        <w:r>
          <w:t xml:space="preserve">work </w:t>
        </w:r>
      </w:ins>
      <w:r>
        <w:t xml:space="preserve">the </w:t>
      </w:r>
      <w:del w:id="405" w:author="Reviewer Two" w:date="2026-01-01T00:00:00Z">
        <w:r>
          <w:delText xml:space="preserve">the </w:delText>
        </w:r>
      </w:del>
      <w:r>
        <w:t xml:space="preserve">site </w:t>
      </w:r>
      <w:r>
        <w:t xml:space="preserve">taken </w:t>
      </w:r>
      <w:ins w:id="408" w:author="Reviewer One" w:date="2026-01-01T00:00:00Z">
        <w:r>
          <w:t xml:space="preserve">below. </w:t>
        </w:r>
      </w:ins>
    </w:p>
    <w:p>
      <w:ins w:id="409" w:author="Reviewer One" w:date="2026-01-01T00:00:00Z">
        <w:r>
          <w:t xml:space="preserve">Samples </w:t>
        </w:r>
      </w:ins>
      <w:r>
        <w:t xml:space="preserve">taken </w:t>
      </w:r>
      <w:del w:id="411" w:author="Reviewer Two" w:date="2026-01-01T00:00:00Z">
        <w:r>
          <w:delText xml:space="preserve">in </w:delText>
        </w:r>
      </w:del>
      <w:r>
        <w:t xml:space="preserve">reference </w:t>
      </w:r>
      <w:r>
        <w:t xml:space="preserve">control </w:t>
      </w:r>
      <w:ins w:id="414" w:author="Reviewer One" w:date="2026-01-01T00:00:00Z">
        <w:r>
          <w:t xml:space="preserve">the </w:t>
        </w:r>
      </w:ins>
      <w:r>
        <w:t xml:space="preserve">agrees </w:t>
      </w:r>
      <w:del w:id="416" w:author="Reviewer Two" w:date="2026-01-01T00:00:00Z">
        <w:r>
          <w:delText xml:space="preserve">control </w:delText>
        </w:r>
      </w:del>
      <w:r>
        <w:t xml:space="preserve">outside </w:t>
      </w:r>
      <w:r>
        <w:t xml:space="preserve">group </w:t>
      </w:r>
      <w:ins w:id="419" w:author="Reviewer One" w:date="2026-01-01T00:00:00Z">
        <w:r>
          <w:t xml:space="preserve">a </w:t>
        </w:r>
      </w:ins>
      <w:r>
        <w:t xml:space="preserve">measured. </w:t>
      </w:r>
    </w:p>
    <w:p>
      <w:r>
        <w:t xml:space="preserve">Expected </w:t>
      </w:r>
      <w:del w:id="422" w:author="Reviewer Two" w:date="2026-01-01T00:00:00Z">
        <w:r>
          <w:delText xml:space="preserve">and </w:delText>
        </w:r>
      </w:del>
      <w:r>
        <w:t xml:space="preserve">report </w:t>
      </w:r>
      <w:r>
        <w:t xml:space="preserve">the </w:t>
      </w:r>
      <w:ins w:id="425" w:author="Reviewer One" w:date="2026-01-01T00:00:00Z">
        <w:r>
          <w:t xml:space="preserve">steady </w:t>
        </w:r>
      </w:ins>
      <w:r>
        <w:t xml:space="preserve">the </w:t>
      </w:r>
      <w:del w:id="427" w:author="Reviewer Two" w:date="2026-01-01T00:00:00Z">
        <w:r>
          <w:delText xml:space="preserve">the </w:delText>
        </w:r>
      </w:del>
      <w:r>
        <w:t xml:space="preserve">where </w:t>
      </w:r>
      <w:r>
        <w:t xml:space="preserve">across </w:t>
      </w:r>
      <w:ins w:id="430" w:author="Reviewer One" w:date="2026-01-01T00:00:00Z">
        <w:r>
          <w:t xml:space="preserve">the </w:t>
        </w:r>
      </w:ins>
      <w:r>
        <w:t xml:space="preserve">rise </w:t>
      </w:r>
      <w:del w:id="432" w:author="Reviewer Two" w:date="2026-01-01T00:00:00Z">
        <w:r>
          <w:delText xml:space="preserve">the. </w:delText>
        </w:r>
      </w:del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 xml:space="preserve">Part 10</w:t>
      </w:r>
    </w:p>
    <w:p>
      <w:pPr>
        <w:numPr>
          <w:ilvl w:val="0"/>
          <w:numId w:val="1"/>
        </w:numPr>
      </w:pPr>
      <w:r>
        <w:t xml:space="preserve">Stays </w:t>
      </w:r>
      <w:r>
        <w:t xml:space="preserve">report </w:t>
      </w:r>
      <w:ins w:id="435" w:author="Reviewer One" w:date="2026-01-01T00:00:00Z">
        <w:r>
          <w:t xml:space="preserve">expected </w:t>
        </w:r>
      </w:ins>
      <w:r>
        <w:t xml:space="preserve">lists </w:t>
      </w:r>
      <w:del w:id="437" w:author="Reviewer Two" w:date="2026-01-01T00:00:00Z">
        <w:r>
          <w:delText xml:space="preserve">reference </w:delText>
        </w:r>
      </w:del>
      <w:r>
        <w:t xml:space="preserve">notes </w:t>
      </w:r>
      <w:r>
        <w:t xml:space="preserve">stays </w:t>
      </w:r>
      <w:ins w:id="440" w:author="Reviewer One" w:date="2026-01-01T00:00:00Z">
        <w:r>
          <w:t xml:space="preserve">a </w:t>
        </w:r>
      </w:ins>
      <w:r>
        <w:t xml:space="preserve">values </w:t>
      </w:r>
      <w:del w:id="442" w:author="Reviewer Two" w:date="2026-01-01T00:00:00Z">
        <w:r>
          <w:delText xml:space="preserve">shows </w:delText>
        </w:r>
      </w:del>
      <w:r>
        <w:t xml:space="preserve">below </w:t>
      </w:r>
      <w:r>
        <w:t xml:space="preserve">rise. </w:t>
      </w:r>
    </w:p>
    <w:p>
      <w:pPr>
        <w:numPr>
          <w:ilvl w:val="1"/>
          <w:numId w:val="1"/>
        </w:numPr>
      </w:pPr>
      <w:r>
        <w:t xml:space="preserve">Its </w:t>
      </w:r>
      <w:ins w:id="446" w:author="Reviewer One" w:date="2026-01-01T00:00:00Z">
        <w:r>
          <w:t xml:space="preserve">in </w:t>
        </w:r>
      </w:ins>
      <w:r>
        <w:t xml:space="preserve">and </w:t>
      </w:r>
      <w:del w:id="448" w:author="Reviewer Two" w:date="2026-01-01T00:00:00Z">
        <w:r>
          <w:delText xml:space="preserve">report </w:delText>
        </w:r>
      </w:del>
      <w:r>
        <w:t xml:space="preserve">lists </w:t>
      </w:r>
      <w:r>
        <w:t xml:space="preserve">agrees </w:t>
      </w:r>
      <w:ins w:id="451" w:author="Reviewer One" w:date="2026-01-01T00:00:00Z">
        <w:r>
          <w:t xml:space="preserve">site </w:t>
        </w:r>
      </w:ins>
      <w:r>
        <w:t xml:space="preserve">outside </w:t>
      </w:r>
      <w:del w:id="453" w:author="Reviewer Two" w:date="2026-01-01T00:00:00Z">
        <w:r>
          <w:delText xml:space="preserve">where </w:delText>
        </w:r>
      </w:del>
      <w:r>
        <w:t xml:space="preserve">rise </w:t>
      </w:r>
      <w:r>
        <w:t xml:space="preserve">result </w:t>
      </w:r>
      <w:ins w:id="456" w:author="Reviewer One" w:date="2026-01-01T00:00:00Z">
        <w:r>
          <w:t xml:space="preserve">its. </w:t>
        </w:r>
      </w:ins>
    </w:p>
    <w:p>
      <w:ins w:id="457" w:author="Reviewer One" w:date="2026-01-01T00:00:00Z">
        <w:r>
          <w:t xml:space="preserve">Stays </w:t>
        </w:r>
      </w:ins>
      <w:r>
        <w:t xml:space="preserve">every </w:t>
      </w:r>
      <w:del w:id="459" w:author="Reviewer Two" w:date="2026-01-01T00:00:00Z">
        <w:r>
          <w:delText xml:space="preserve">reading </w:delText>
        </w:r>
      </w:del>
      <w:r>
        <w:t xml:space="preserve">falls </w:t>
      </w:r>
      <w:r>
        <w:t xml:space="preserve">control </w:t>
      </w:r>
      <w:ins w:id="462" w:author="Reviewer One" w:date="2026-01-01T00:00:00Z">
        <w:r>
          <w:t xml:space="preserve">while </w:t>
        </w:r>
      </w:ins>
      <w:r>
        <w:t xml:space="preserve">protocol </w:t>
      </w:r>
      <w:del w:id="464" w:author="Reviewer Two" w:date="2026-01-01T00:00:00Z">
        <w:r>
          <w:delText xml:space="preserve">shows </w:delText>
        </w:r>
      </w:del>
      <w:r>
        <w:t xml:space="preserve">values </w:t>
      </w:r>
      <w:r>
        <w:t xml:space="preserve">group </w:t>
      </w:r>
      <w:ins w:id="467" w:author="Reviewer One" w:date="2026-01-01T00:00:00Z">
        <w:r>
          <w:t xml:space="preserve">summary </w:t>
        </w:r>
      </w:ins>
      <w:r>
        <w:t xml:space="preserve">steady. </w:t>
      </w:r>
    </w:p>
    <w:p>
      <w:pPr>
        <w:tabs>
          <w:tab w:val="left" w:pos="2000"/>
          <w:tab w:val="left" w:pos="6000"/>
        </w:tabs>
      </w:pPr>
      <w:r>
        <w:t xml:space="preserve">BodyText</w:t>
        <w:tab/>
        <w:t xml:space="preserve">BodySpacePreserve   with  spaces</w:t>
        <w:tab/>
        <w:t xml:space="preserve">YYY</w:t>
      </w:r>
    </w:p>
    <w:sectPr>
      <w:headerReference w:type="default" r:id="rId10"/>
      <w:footerReference w:type="default" r:id="rId11"/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Tracked changes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[%1.]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Tracked changes across sections</dc:title>
  <dc:creator>docx-to-pdf contributors</dc:creator>
  <dcterms:created xsi:type="dcterms:W3CDTF">2026-01-01T00:00:00Z</dcterms:created>
  <dcterms:modified xsi:type="dcterms:W3CDTF">2026-01-01T00:00:00Z</dcterms:modified>
</cp:coreProperties>
</file>